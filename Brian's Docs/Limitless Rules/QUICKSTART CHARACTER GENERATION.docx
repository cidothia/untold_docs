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rPr>
          <w:rFonts w:ascii="Times New Roman" w:cs="Times New Roman" w:eastAsia="Times New Roman" w:hAnsi="Times New Roman"/>
          <w:b w:val="1"/>
          <w:sz w:val="40"/>
          <w:szCs w:val="40"/>
        </w:rPr>
      </w:pPr>
      <w:bookmarkStart w:colFirst="0" w:colLast="0" w:name="_xkgvtxvbwva" w:id="0"/>
      <w:bookmarkEnd w:id="0"/>
      <w:r w:rsidDel="00000000" w:rsidR="00000000" w:rsidRPr="00000000">
        <w:rPr>
          <w:rFonts w:ascii="Times New Roman" w:cs="Times New Roman" w:eastAsia="Times New Roman" w:hAnsi="Times New Roman"/>
          <w:b w:val="1"/>
          <w:sz w:val="40"/>
          <w:szCs w:val="40"/>
          <w:rtl w:val="0"/>
        </w:rPr>
        <w:t xml:space="preserve">QUICK START CHARACTER GENERATION</w:t>
      </w:r>
    </w:p>
    <w:p w:rsidR="00000000" w:rsidDel="00000000" w:rsidP="00000000" w:rsidRDefault="00000000" w:rsidRPr="00000000" w14:paraId="0000000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Beginners)</w:t>
      </w:r>
    </w:p>
    <w:p w:rsidR="00000000" w:rsidDel="00000000" w:rsidP="00000000" w:rsidRDefault="00000000" w:rsidRPr="00000000" w14:paraId="00000003">
      <w:pPr>
        <w:pageBreakBefore w:val="0"/>
        <w:rPr>
          <w:rFonts w:ascii="Times New Roman" w:cs="Times New Roman" w:eastAsia="Times New Roman" w:hAnsi="Times New Roman"/>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Start with 150 Character Points</w:t>
      </w:r>
    </w:p>
    <w:p w:rsidR="00000000" w:rsidDel="00000000" w:rsidP="00000000" w:rsidRDefault="00000000" w:rsidRPr="00000000" w14:paraId="00000005">
      <w:pPr>
        <w:pageBreakBefore w:val="0"/>
        <w:widowControl w:val="0"/>
        <w:numPr>
          <w:ilvl w:val="0"/>
          <w:numId w:val="1"/>
        </w:numPr>
        <w:spacing w:after="0" w:before="0" w:line="276"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Choose a Species</w:t>
      </w:r>
      <w:r w:rsidDel="00000000" w:rsidR="00000000" w:rsidRPr="00000000">
        <w:rPr>
          <w:rtl w:val="0"/>
        </w:rPr>
      </w:r>
    </w:p>
    <w:p w:rsidR="00000000" w:rsidDel="00000000" w:rsidP="00000000" w:rsidRDefault="00000000" w:rsidRPr="00000000" w14:paraId="00000006">
      <w:pPr>
        <w:pageBreakBefore w:val="0"/>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Acquire Boons, including one </w:t>
      </w:r>
      <w:r w:rsidDel="00000000" w:rsidR="00000000" w:rsidRPr="00000000">
        <w:rPr>
          <w:rFonts w:ascii="Times New Roman" w:cs="Times New Roman" w:eastAsia="Times New Roman" w:hAnsi="Times New Roman"/>
          <w:b w:val="1"/>
          <w:i w:val="1"/>
          <w:rtl w:val="0"/>
        </w:rPr>
        <w:t xml:space="preserve">Prowess</w:t>
      </w:r>
    </w:p>
    <w:p w:rsidR="00000000" w:rsidDel="00000000" w:rsidP="00000000" w:rsidRDefault="00000000" w:rsidRPr="00000000" w14:paraId="00000007">
      <w:pPr>
        <w:pageBreakBefore w:val="0"/>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Acquire Hindrances</w:t>
      </w:r>
    </w:p>
    <w:p w:rsidR="00000000" w:rsidDel="00000000" w:rsidP="00000000" w:rsidRDefault="00000000" w:rsidRPr="00000000" w14:paraId="00000008">
      <w:pPr>
        <w:pageBreakBefore w:val="0"/>
        <w:numPr>
          <w:ilvl w:val="0"/>
          <w:numId w:val="1"/>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Choose a Profession Package</w:t>
      </w:r>
    </w:p>
    <w:p w:rsidR="00000000" w:rsidDel="00000000" w:rsidP="00000000" w:rsidRDefault="00000000" w:rsidRPr="00000000" w14:paraId="00000009">
      <w:pPr>
        <w:pageBreakBefore w:val="0"/>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Acquire additional Skills and increase skill ranks</w:t>
      </w:r>
    </w:p>
    <w:p w:rsidR="00000000" w:rsidDel="00000000" w:rsidP="00000000" w:rsidRDefault="00000000" w:rsidRPr="00000000" w14:paraId="0000000A">
      <w:pPr>
        <w:pageBreakBefore w:val="0"/>
        <w:numPr>
          <w:ilvl w:val="0"/>
          <w:numId w:val="1"/>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Acquire Techniques</w:t>
      </w:r>
    </w:p>
    <w:p w:rsidR="00000000" w:rsidDel="00000000" w:rsidP="00000000" w:rsidRDefault="00000000" w:rsidRPr="00000000" w14:paraId="0000000B">
      <w:pPr>
        <w:pageBreakBefore w:val="0"/>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Acquire Equipment and Supplies</w:t>
      </w:r>
    </w:p>
    <w:p w:rsidR="00000000" w:rsidDel="00000000" w:rsidP="00000000" w:rsidRDefault="00000000" w:rsidRPr="00000000" w14:paraId="0000000C">
      <w:pPr>
        <w:pageBreakBefore w:val="0"/>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Fill in Final Character Details</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Style w:val="Heading2"/>
        <w:pageBreakBefore w:val="0"/>
        <w:widowControl w:val="0"/>
        <w:spacing w:after="0" w:before="0" w:line="240" w:lineRule="auto"/>
        <w:rPr>
          <w:rFonts w:ascii="Times New Roman" w:cs="Times New Roman" w:eastAsia="Times New Roman" w:hAnsi="Times New Roman"/>
          <w:b w:val="1"/>
          <w:sz w:val="24"/>
          <w:szCs w:val="24"/>
        </w:rPr>
      </w:pPr>
      <w:bookmarkStart w:colFirst="0" w:colLast="0" w:name="_vwwoncyuwot3" w:id="1"/>
      <w:bookmarkEnd w:id="1"/>
      <w:r w:rsidDel="00000000" w:rsidR="00000000" w:rsidRPr="00000000">
        <w:rPr>
          <w:rFonts w:ascii="Times New Roman" w:cs="Times New Roman" w:eastAsia="Times New Roman" w:hAnsi="Times New Roman"/>
          <w:b w:val="1"/>
          <w:sz w:val="24"/>
          <w:szCs w:val="24"/>
          <w:rtl w:val="0"/>
        </w:rPr>
        <w:t xml:space="preserve">Step 1: Start with 150 Character Points</w:t>
      </w:r>
    </w:p>
    <w:p w:rsidR="00000000" w:rsidDel="00000000" w:rsidP="00000000" w:rsidRDefault="00000000" w:rsidRPr="00000000" w14:paraId="0000000F">
      <w:pPr>
        <w:pStyle w:val="Heading2"/>
        <w:pageBreakBefore w:val="0"/>
        <w:widowControl w:val="0"/>
        <w:spacing w:after="0" w:before="0" w:line="240" w:lineRule="auto"/>
        <w:rPr>
          <w:rFonts w:ascii="Times New Roman" w:cs="Times New Roman" w:eastAsia="Times New Roman" w:hAnsi="Times New Roman"/>
          <w:b w:val="1"/>
          <w:sz w:val="24"/>
          <w:szCs w:val="24"/>
        </w:rPr>
      </w:pPr>
      <w:bookmarkStart w:colFirst="0" w:colLast="0" w:name="_x6olot8xjp9o" w:id="2"/>
      <w:bookmarkEnd w:id="2"/>
      <w:r w:rsidDel="00000000" w:rsidR="00000000" w:rsidRPr="00000000">
        <w:rPr>
          <w:rtl w:val="0"/>
        </w:rPr>
      </w:r>
    </w:p>
    <w:p w:rsidR="00000000" w:rsidDel="00000000" w:rsidP="00000000" w:rsidRDefault="00000000" w:rsidRPr="00000000" w14:paraId="00000010">
      <w:pPr>
        <w:pStyle w:val="Heading2"/>
        <w:pageBreakBefore w:val="0"/>
        <w:widowControl w:val="0"/>
        <w:spacing w:after="0" w:before="0" w:line="240" w:lineRule="auto"/>
        <w:rPr>
          <w:rFonts w:ascii="Times New Roman" w:cs="Times New Roman" w:eastAsia="Times New Roman" w:hAnsi="Times New Roman"/>
          <w:b w:val="1"/>
          <w:sz w:val="24"/>
          <w:szCs w:val="24"/>
        </w:rPr>
      </w:pPr>
      <w:bookmarkStart w:colFirst="0" w:colLast="0" w:name="_nk6xo0h9bcx4" w:id="3"/>
      <w:bookmarkEnd w:id="3"/>
      <w:r w:rsidDel="00000000" w:rsidR="00000000" w:rsidRPr="00000000">
        <w:rPr>
          <w:rFonts w:ascii="Times New Roman" w:cs="Times New Roman" w:eastAsia="Times New Roman" w:hAnsi="Times New Roman"/>
          <w:b w:val="1"/>
          <w:sz w:val="24"/>
          <w:szCs w:val="24"/>
          <w:rtl w:val="0"/>
        </w:rPr>
        <w:t xml:space="preserve">Step 2: Choose a Species</w:t>
      </w:r>
    </w:p>
    <w:p w:rsidR="00000000" w:rsidDel="00000000" w:rsidP="00000000" w:rsidRDefault="00000000" w:rsidRPr="00000000" w14:paraId="00000011">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pageBreakBefore w:val="0"/>
        <w:widowControl w:val="0"/>
        <w:spacing w:line="240" w:lineRule="auto"/>
        <w:rPr>
          <w:ins w:author="Cid Bastian" w:id="3" w:date="2021-09-29T13:30:27Z"/>
          <w:rFonts w:ascii="Times New Roman" w:cs="Times New Roman" w:eastAsia="Times New Roman" w:hAnsi="Times New Roman"/>
          <w:rPrChange w:author="Cid Bastian" w:id="4" w:date="2021-09-29T13:27:20Z">
            <w:rPr>
              <w:rFonts w:ascii="Times New Roman" w:cs="Times New Roman" w:eastAsia="Times New Roman" w:hAnsi="Times New Roman"/>
            </w:rPr>
          </w:rPrChange>
        </w:rPr>
      </w:pPr>
      <w:ins w:author="Cid Bastian" w:id="0" w:date="2021-09-29T13:27:20Z">
        <w:r w:rsidDel="00000000" w:rsidR="00000000" w:rsidRPr="00000000">
          <w:rPr>
            <w:rFonts w:ascii="Times New Roman" w:cs="Times New Roman" w:eastAsia="Times New Roman" w:hAnsi="Times New Roman"/>
            <w:b w:val="1"/>
            <w:rtl w:val="0"/>
          </w:rPr>
          <w:t xml:space="preserve">In the Untold RPG all Species are chosen for the aesthetic and although some people believe that certain species have greater advantages, or even disadvantages.  This is not the case for every member of that species.  So, as you pick your Species, purchase Boons and Hindrances that define that species for your character.</w:t>
        </w:r>
      </w:ins>
      <w:del w:author="Cid Bastian" w:id="0" w:date="2021-09-29T13:27:20Z">
        <w:r w:rsidDel="00000000" w:rsidR="00000000" w:rsidRPr="00000000">
          <w:rPr>
            <w:rFonts w:ascii="Times New Roman" w:cs="Times New Roman" w:eastAsia="Times New Roman" w:hAnsi="Times New Roman"/>
            <w:rtl w:val="0"/>
          </w:rPr>
          <w:delText xml:space="preserve">Every species</w:delText>
        </w:r>
      </w:del>
      <w:ins w:author="Cid Bastian" w:id="1" w:date="2021-09-29T13:17:44Z">
        <w:del w:author="Cid Bastian" w:id="0" w:date="2021-09-29T13:27:20Z">
          <w:r w:rsidDel="00000000" w:rsidR="00000000" w:rsidRPr="00000000">
            <w:rPr>
              <w:rFonts w:ascii="Times New Roman" w:cs="Times New Roman" w:eastAsia="Times New Roman" w:hAnsi="Times New Roman"/>
              <w:rtl w:val="0"/>
            </w:rPr>
            <w:delText xml:space="preserve"> </w:delText>
          </w:r>
        </w:del>
      </w:ins>
      <w:del w:author="Cid Bastian" w:id="0" w:date="2021-09-29T13:27:20Z">
        <w:r w:rsidDel="00000000" w:rsidR="00000000" w:rsidRPr="00000000">
          <w:rPr>
            <w:rFonts w:ascii="Times New Roman" w:cs="Times New Roman" w:eastAsia="Times New Roman" w:hAnsi="Times New Roman"/>
            <w:rtl w:val="0"/>
          </w:rPr>
          <w:delText xml:space="preserve">—what is often referred to as race—</w:delText>
        </w:r>
        <w:r w:rsidDel="00000000" w:rsidR="00000000" w:rsidRPr="00000000">
          <w:rPr>
            <w:rFonts w:ascii="Times New Roman" w:cs="Times New Roman" w:eastAsia="Times New Roman" w:hAnsi="Times New Roman"/>
            <w:rtl w:val="0"/>
          </w:rPr>
          <w:delText xml:space="preserve">is basically equal in the Untold RPG. Any inherent advantages (or disadvantages) of one species over another will be covered by boons (and/or hindrances). As long as the GM approves it, any species is possible, be it giants, faeries, vampires, robots, </w:delText>
        </w:r>
      </w:del>
      <w:ins w:author="Cid Bastian" w:id="2" w:date="2021-09-29T13:18:38Z">
        <w:del w:author="Cid Bastian" w:id="0" w:date="2021-09-29T13:27:20Z">
          <w:r w:rsidDel="00000000" w:rsidR="00000000" w:rsidRPr="00000000">
            <w:rPr>
              <w:rFonts w:ascii="Times New Roman" w:cs="Times New Roman" w:eastAsia="Times New Roman" w:hAnsi="Times New Roman"/>
              <w:rtl w:val="0"/>
            </w:rPr>
            <w:delText xml:space="preserve">or octopi</w:delText>
          </w:r>
        </w:del>
      </w:ins>
      <w:del w:author="Cid Bastian" w:id="0" w:date="2021-09-29T13:27:20Z">
        <w:r w:rsidDel="00000000" w:rsidR="00000000" w:rsidRPr="00000000">
          <w:rPr>
            <w:rFonts w:ascii="Times New Roman" w:cs="Times New Roman" w:eastAsia="Times New Roman" w:hAnsi="Times New Roman"/>
            <w:rtl w:val="0"/>
          </w:rPr>
          <w:delText xml:space="preserve">o roctopi</w:delText>
        </w:r>
        <w:r w:rsidDel="00000000" w:rsidR="00000000" w:rsidRPr="00000000">
          <w:rPr>
            <w:rFonts w:ascii="Times New Roman" w:cs="Times New Roman" w:eastAsia="Times New Roman" w:hAnsi="Times New Roman"/>
            <w:rtl w:val="0"/>
          </w:rPr>
          <w:delText xml:space="preserve">. Each of these species can be defined by the boons and hindrances gained in steps 3 and 4.</w:delText>
        </w:r>
      </w:del>
      <w:ins w:author="Cid Bastian" w:id="3" w:date="2021-09-29T13:30:27Z">
        <w:r w:rsidDel="00000000" w:rsidR="00000000" w:rsidRPr="00000000">
          <w:rPr>
            <w:rtl w:val="0"/>
          </w:rPr>
        </w:r>
      </w:ins>
    </w:p>
    <w:p w:rsidR="00000000" w:rsidDel="00000000" w:rsidP="00000000" w:rsidRDefault="00000000" w:rsidRPr="00000000" w14:paraId="00000013">
      <w:pPr>
        <w:pageBreakBefore w:val="0"/>
        <w:widowControl w:val="0"/>
        <w:spacing w:line="240" w:lineRule="auto"/>
        <w:rPr>
          <w:ins w:author="Cid Bastian" w:id="3" w:date="2021-09-29T13:30:27Z"/>
          <w:rFonts w:ascii="Times New Roman" w:cs="Times New Roman" w:eastAsia="Times New Roman" w:hAnsi="Times New Roman"/>
          <w:rPrChange w:author="Cid Bastian" w:id="4" w:date="2021-09-29T13:27:20Z">
            <w:rPr>
              <w:rFonts w:ascii="Times New Roman" w:cs="Times New Roman" w:eastAsia="Times New Roman" w:hAnsi="Times New Roman"/>
            </w:rPr>
          </w:rPrChange>
        </w:rPr>
      </w:pPr>
      <w:ins w:author="Cid Bastian" w:id="3" w:date="2021-09-29T13:30:27Z">
        <w:r w:rsidDel="00000000" w:rsidR="00000000" w:rsidRPr="00000000">
          <w:rPr>
            <w:rtl w:val="0"/>
          </w:rPr>
        </w:r>
      </w:ins>
    </w:p>
    <w:p w:rsidR="00000000" w:rsidDel="00000000" w:rsidP="00000000" w:rsidRDefault="00000000" w:rsidRPr="00000000" w14:paraId="00000014">
      <w:pPr>
        <w:pageBreakBefore w:val="0"/>
        <w:widowControl w:val="0"/>
        <w:spacing w:line="240" w:lineRule="auto"/>
        <w:rPr>
          <w:rFonts w:ascii="Times New Roman" w:cs="Times New Roman" w:eastAsia="Times New Roman" w:hAnsi="Times New Roman"/>
        </w:rPr>
      </w:pPr>
      <w:ins w:author="Cid Bastian" w:id="3" w:date="2021-09-29T13:30:27Z">
        <w:r w:rsidDel="00000000" w:rsidR="00000000" w:rsidRPr="00000000">
          <w:rPr>
            <w:rFonts w:ascii="Times New Roman" w:cs="Times New Roman" w:eastAsia="Times New Roman" w:hAnsi="Times New Roman"/>
            <w:rtl w:val="0"/>
            <w:rPrChange w:author="Cid Bastian" w:id="4" w:date="2021-09-29T13:27:20Z">
              <w:rPr>
                <w:rFonts w:ascii="Times New Roman" w:cs="Times New Roman" w:eastAsia="Times New Roman" w:hAnsi="Times New Roman"/>
              </w:rPr>
            </w:rPrChange>
          </w:rPr>
          <w:t xml:space="preserve">Some Species are more monstrous or myth based.  These should be discussed with your Game Master before picking, and they may or may not suggest that there are Boons and Hindrances inherent in those Species.  For example: Vampires may have Might, but they have Hindrances of Allergy (a very severe one to Sunlight), or any number of </w:t>
        </w:r>
        <w:r w:rsidDel="00000000" w:rsidR="00000000" w:rsidRPr="00000000">
          <w:rPr>
            <w:rFonts w:ascii="Times New Roman" w:cs="Times New Roman" w:eastAsia="Times New Roman" w:hAnsi="Times New Roman"/>
            <w:rtl w:val="0"/>
            <w:rPrChange w:author="Cid Bastian" w:id="4" w:date="2021-09-29T13:27:20Z">
              <w:rPr>
                <w:rFonts w:ascii="Times New Roman" w:cs="Times New Roman" w:eastAsia="Times New Roman" w:hAnsi="Times New Roman"/>
              </w:rPr>
            </w:rPrChange>
          </w:rPr>
          <w:t xml:space="preserve">Hindrances</w:t>
        </w:r>
        <w:r w:rsidDel="00000000" w:rsidR="00000000" w:rsidRPr="00000000">
          <w:rPr>
            <w:rFonts w:ascii="Times New Roman" w:cs="Times New Roman" w:eastAsia="Times New Roman" w:hAnsi="Times New Roman"/>
            <w:rtl w:val="0"/>
            <w:rPrChange w:author="Cid Bastian" w:id="4" w:date="2021-09-29T13:27:20Z">
              <w:rPr>
                <w:rFonts w:ascii="Times New Roman" w:cs="Times New Roman" w:eastAsia="Times New Roman" w:hAnsi="Times New Roman"/>
              </w:rPr>
            </w:rPrChange>
          </w:rPr>
          <w:t xml:space="preserve"> and Boons may define a Vampire for your world and story.</w:t>
        </w:r>
      </w:ins>
      <w:r w:rsidDel="00000000" w:rsidR="00000000" w:rsidRPr="00000000">
        <w:rPr>
          <w:rtl w:val="0"/>
        </w:rPr>
      </w:r>
    </w:p>
    <w:p w:rsidR="00000000" w:rsidDel="00000000" w:rsidP="00000000" w:rsidRDefault="00000000" w:rsidRPr="00000000" w14:paraId="0000001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2"/>
        <w:pageBreakBefore w:val="0"/>
        <w:widowControl w:val="0"/>
        <w:spacing w:after="0" w:before="0" w:line="240" w:lineRule="auto"/>
        <w:rPr>
          <w:rFonts w:ascii="Times New Roman" w:cs="Times New Roman" w:eastAsia="Times New Roman" w:hAnsi="Times New Roman"/>
          <w:b w:val="1"/>
          <w:sz w:val="24"/>
          <w:szCs w:val="24"/>
        </w:rPr>
      </w:pPr>
      <w:bookmarkStart w:colFirst="0" w:colLast="0" w:name="_sjny3mic2ife" w:id="4"/>
      <w:bookmarkEnd w:id="4"/>
      <w:r w:rsidDel="00000000" w:rsidR="00000000" w:rsidRPr="00000000">
        <w:rPr>
          <w:rFonts w:ascii="Times New Roman" w:cs="Times New Roman" w:eastAsia="Times New Roman" w:hAnsi="Times New Roman"/>
          <w:b w:val="1"/>
          <w:sz w:val="24"/>
          <w:szCs w:val="24"/>
          <w:rtl w:val="0"/>
        </w:rPr>
        <w:t xml:space="preserve">Step 3: Acquire Boons</w:t>
      </w:r>
    </w:p>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Boons </w:t>
      </w:r>
      <w:ins w:author="Cid Bastian" w:id="5" w:date="2021-09-29T14:00:41Z">
        <w:r w:rsidDel="00000000" w:rsidR="00000000" w:rsidRPr="00000000">
          <w:rPr>
            <w:rFonts w:ascii="Times New Roman" w:cs="Times New Roman" w:eastAsia="Times New Roman" w:hAnsi="Times New Roman"/>
            <w:rtl w:val="0"/>
          </w:rPr>
          <w:t xml:space="preserve">define what makes your character unique.  When you describe them, are they a Mighty warrior, nimble rogue, etc?  We recommend purchasing a Prowess for the skill that your character has an affinity for.  </w:t>
        </w:r>
      </w:ins>
      <w:del w:author="Cid Bastian" w:id="5" w:date="2021-09-29T14:00:41Z">
        <w:r w:rsidDel="00000000" w:rsidR="00000000" w:rsidRPr="00000000">
          <w:rPr>
            <w:rFonts w:ascii="Times New Roman" w:cs="Times New Roman" w:eastAsia="Times New Roman" w:hAnsi="Times New Roman"/>
            <w:rtl w:val="0"/>
          </w:rPr>
          <w:delText xml:space="preserve">represent the inherent talents or advantages that can help a character succeed or excel during the course of the game</w:delText>
        </w:r>
      </w:del>
      <w:r w:rsidDel="00000000" w:rsidR="00000000" w:rsidRPr="00000000">
        <w:rPr>
          <w:rFonts w:ascii="Times New Roman" w:cs="Times New Roman" w:eastAsia="Times New Roman" w:hAnsi="Times New Roman"/>
          <w:rtl w:val="0"/>
        </w:rPr>
        <w:t xml:space="preserve">. </w:t>
      </w:r>
      <w:del w:author="Cid Bastian" w:id="6" w:date="2021-09-29T13:53:36Z">
        <w:commentRangeStart w:id="0"/>
        <w:r w:rsidDel="00000000" w:rsidR="00000000" w:rsidRPr="00000000">
          <w:rPr>
            <w:rFonts w:ascii="Times New Roman" w:cs="Times New Roman" w:eastAsia="Times New Roman" w:hAnsi="Times New Roman"/>
            <w:rtl w:val="0"/>
          </w:rPr>
          <w:delText xml:space="preserve">Each character begins with one free/automatic </w:delText>
        </w:r>
        <w:r w:rsidDel="00000000" w:rsidR="00000000" w:rsidRPr="00000000">
          <w:rPr>
            <w:rFonts w:ascii="Times New Roman" w:cs="Times New Roman" w:eastAsia="Times New Roman" w:hAnsi="Times New Roman"/>
            <w:i w:val="1"/>
            <w:rtl w:val="0"/>
          </w:rPr>
          <w:delText xml:space="preserve">Prowess </w:delText>
        </w:r>
        <w:r w:rsidDel="00000000" w:rsidR="00000000" w:rsidRPr="00000000">
          <w:rPr>
            <w:rFonts w:ascii="Times New Roman" w:cs="Times New Roman" w:eastAsia="Times New Roman" w:hAnsi="Times New Roman"/>
            <w:rtl w:val="0"/>
          </w:rPr>
          <w:delText xml:space="preserve">boon</w:delText>
        </w:r>
        <w:r w:rsidDel="00000000" w:rsidR="00000000" w:rsidRPr="00000000">
          <w:rPr>
            <w:rFonts w:ascii="Times New Roman" w:cs="Times New Roman" w:eastAsia="Times New Roman" w:hAnsi="Times New Roman"/>
            <w:rtl w:val="0"/>
          </w:rPr>
          <w:delText xml:space="preserve">. This is an 8 point boon which grants a -1 TN modifier to all checks for</w:delText>
        </w:r>
        <w:r w:rsidDel="00000000" w:rsidR="00000000" w:rsidRPr="00000000">
          <w:rPr>
            <w:rFonts w:ascii="Times New Roman" w:cs="Times New Roman" w:eastAsia="Times New Roman" w:hAnsi="Times New Roman"/>
            <w:i w:val="1"/>
            <w:rtl w:val="0"/>
          </w:rPr>
          <w:delText xml:space="preserve"> one specific skill</w:delText>
        </w:r>
        <w:r w:rsidDel="00000000" w:rsidR="00000000" w:rsidRPr="00000000">
          <w:rPr>
            <w:rFonts w:ascii="Times New Roman" w:cs="Times New Roman" w:eastAsia="Times New Roman" w:hAnsi="Times New Roman"/>
            <w:rtl w:val="0"/>
          </w:rPr>
          <w:delText xml:space="preserve">. Basically this means that instead of needing to roll a 9 or higher to </w:delText>
        </w:r>
        <w:r w:rsidDel="00000000" w:rsidR="00000000" w:rsidRPr="00000000">
          <w:rPr>
            <w:rFonts w:ascii="Times New Roman" w:cs="Times New Roman" w:eastAsia="Times New Roman" w:hAnsi="Times New Roman"/>
            <w:rtl w:val="0"/>
          </w:rPr>
          <w:delText xml:space="preserve">achieve a success</w:delText>
        </w:r>
        <w:r w:rsidDel="00000000" w:rsidR="00000000" w:rsidRPr="00000000">
          <w:rPr>
            <w:rFonts w:ascii="Times New Roman" w:cs="Times New Roman" w:eastAsia="Times New Roman" w:hAnsi="Times New Roman"/>
            <w:rtl w:val="0"/>
          </w:rPr>
          <w:delText xml:space="preserve"> on each die roll, you only need to roll an 8 or higher. </w:delText>
        </w:r>
      </w:del>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or the full list of available skills, see Step 8 below). For a Quickstart character, choose one additional </w:t>
      </w:r>
      <w:r w:rsidDel="00000000" w:rsidR="00000000" w:rsidRPr="00000000">
        <w:rPr>
          <w:rFonts w:ascii="Times New Roman" w:cs="Times New Roman" w:eastAsia="Times New Roman" w:hAnsi="Times New Roman"/>
          <w:i w:val="1"/>
          <w:rtl w:val="0"/>
        </w:rPr>
        <w:t xml:space="preserve">Prowess</w:t>
      </w:r>
      <w:r w:rsidDel="00000000" w:rsidR="00000000" w:rsidRPr="00000000">
        <w:rPr>
          <w:rFonts w:ascii="Times New Roman" w:cs="Times New Roman" w:eastAsia="Times New Roman" w:hAnsi="Times New Roman"/>
          <w:rtl w:val="0"/>
        </w:rPr>
        <w:t xml:space="preserve"> in a separate skill, or increase the bonus in the initial Prowess to +2. Subtract 8 points from your remaining character points and move on to step 7. </w:t>
      </w:r>
    </w:p>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full description of the </w:t>
      </w:r>
      <w:r w:rsidDel="00000000" w:rsidR="00000000" w:rsidRPr="00000000">
        <w:rPr>
          <w:rFonts w:ascii="Times New Roman" w:cs="Times New Roman" w:eastAsia="Times New Roman" w:hAnsi="Times New Roman"/>
          <w:i w:val="1"/>
          <w:rtl w:val="0"/>
        </w:rPr>
        <w:t xml:space="preserve">Prowess </w:t>
      </w:r>
      <w:r w:rsidDel="00000000" w:rsidR="00000000" w:rsidRPr="00000000">
        <w:rPr>
          <w:rFonts w:ascii="Times New Roman" w:cs="Times New Roman" w:eastAsia="Times New Roman" w:hAnsi="Times New Roman"/>
          <w:rtl w:val="0"/>
        </w:rPr>
        <w:t xml:space="preserve">strength (along with all other strengths) can be found in Chapter 2.</w:t>
      </w:r>
      <w:r w:rsidDel="00000000" w:rsidR="00000000" w:rsidRPr="00000000">
        <w:rPr>
          <w:rtl w:val="0"/>
        </w:rPr>
      </w:r>
    </w:p>
    <w:p w:rsidR="00000000" w:rsidDel="00000000" w:rsidP="00000000" w:rsidRDefault="00000000" w:rsidRPr="00000000" w14:paraId="0000001D">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2"/>
        <w:pageBreakBefore w:val="0"/>
        <w:widowControl w:val="0"/>
        <w:spacing w:after="0" w:before="0" w:line="240" w:lineRule="auto"/>
        <w:rPr>
          <w:rFonts w:ascii="Times New Roman" w:cs="Times New Roman" w:eastAsia="Times New Roman" w:hAnsi="Times New Roman"/>
          <w:b w:val="1"/>
          <w:sz w:val="24"/>
          <w:szCs w:val="24"/>
        </w:rPr>
      </w:pPr>
      <w:bookmarkStart w:colFirst="0" w:colLast="0" w:name="_22pbie8qor9k" w:id="5"/>
      <w:bookmarkEnd w:id="5"/>
      <w:r w:rsidDel="00000000" w:rsidR="00000000" w:rsidRPr="00000000">
        <w:rPr>
          <w:rFonts w:ascii="Times New Roman" w:cs="Times New Roman" w:eastAsia="Times New Roman" w:hAnsi="Times New Roman"/>
          <w:b w:val="1"/>
          <w:sz w:val="24"/>
          <w:szCs w:val="24"/>
          <w:rtl w:val="0"/>
        </w:rPr>
        <w:t xml:space="preserve">Step 4: </w:t>
      </w:r>
    </w:p>
    <w:p w:rsidR="00000000" w:rsidDel="00000000" w:rsidP="00000000" w:rsidRDefault="00000000" w:rsidRPr="00000000" w14:paraId="0000001F">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2"/>
        <w:pageBreakBefore w:val="0"/>
        <w:widowControl w:val="0"/>
        <w:spacing w:after="0" w:before="0" w:line="240" w:lineRule="auto"/>
        <w:rPr>
          <w:rFonts w:ascii="Times New Roman" w:cs="Times New Roman" w:eastAsia="Times New Roman" w:hAnsi="Times New Roman"/>
          <w:sz w:val="20"/>
          <w:szCs w:val="20"/>
        </w:rPr>
      </w:pPr>
      <w:bookmarkStart w:colFirst="0" w:colLast="0" w:name="_stzb1rondp0c" w:id="6"/>
      <w:bookmarkEnd w:id="6"/>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Style w:val="Heading2"/>
        <w:pageBreakBefore w:val="0"/>
        <w:widowControl w:val="0"/>
        <w:spacing w:after="0" w:before="0" w:line="240" w:lineRule="auto"/>
        <w:rPr>
          <w:rFonts w:ascii="Times New Roman" w:cs="Times New Roman" w:eastAsia="Times New Roman" w:hAnsi="Times New Roman"/>
          <w:b w:val="1"/>
          <w:sz w:val="24"/>
          <w:szCs w:val="24"/>
        </w:rPr>
      </w:pPr>
      <w:bookmarkStart w:colFirst="0" w:colLast="0" w:name="_32mkivj3n0qj" w:id="7"/>
      <w:bookmarkEnd w:id="7"/>
      <w:r w:rsidDel="00000000" w:rsidR="00000000" w:rsidRPr="00000000">
        <w:rPr>
          <w:rFonts w:ascii="Times New Roman" w:cs="Times New Roman" w:eastAsia="Times New Roman" w:hAnsi="Times New Roman"/>
          <w:b w:val="1"/>
          <w:sz w:val="24"/>
          <w:szCs w:val="24"/>
          <w:rtl w:val="0"/>
        </w:rPr>
        <w:t xml:space="preserve">Step 5: Choose a Profession Package.</w:t>
      </w:r>
    </w:p>
    <w:p w:rsidR="00000000" w:rsidDel="00000000" w:rsidP="00000000" w:rsidRDefault="00000000" w:rsidRPr="00000000" w14:paraId="00000023">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Limitless has no strictly defined classes or professions. However, choosing one of the preset packages below may assist in defining the basic parameters of your character’s skill set. You will have a chance to increase these skills or add others later in the character generation process. Note that for any of the automatic skills from step 4 listed in a package, the skill rank listed is the </w:t>
      </w:r>
      <w:r w:rsidDel="00000000" w:rsidR="00000000" w:rsidRPr="00000000">
        <w:rPr>
          <w:rFonts w:ascii="Times New Roman" w:cs="Times New Roman" w:eastAsia="Times New Roman" w:hAnsi="Times New Roman"/>
          <w:i w:val="1"/>
          <w:rtl w:val="0"/>
        </w:rPr>
        <w:t xml:space="preserve">total </w:t>
      </w:r>
      <w:r w:rsidDel="00000000" w:rsidR="00000000" w:rsidRPr="00000000">
        <w:rPr>
          <w:rFonts w:ascii="Times New Roman" w:cs="Times New Roman" w:eastAsia="Times New Roman" w:hAnsi="Times New Roman"/>
          <w:rtl w:val="0"/>
        </w:rPr>
        <w:t xml:space="preserve">starting skill rank, </w:t>
      </w:r>
      <w:r w:rsidDel="00000000" w:rsidR="00000000" w:rsidRPr="00000000">
        <w:rPr>
          <w:rFonts w:ascii="Times New Roman" w:cs="Times New Roman" w:eastAsia="Times New Roman" w:hAnsi="Times New Roman"/>
          <w:i w:val="1"/>
          <w:rtl w:val="0"/>
        </w:rPr>
        <w:t xml:space="preserve">not in addition to</w:t>
      </w:r>
      <w:r w:rsidDel="00000000" w:rsidR="00000000" w:rsidRPr="00000000">
        <w:rPr>
          <w:rFonts w:ascii="Times New Roman" w:cs="Times New Roman" w:eastAsia="Times New Roman" w:hAnsi="Times New Roman"/>
          <w:rtl w:val="0"/>
        </w:rPr>
        <w:t xml:space="preserve"> the starting skill rank listed above. </w:t>
      </w:r>
    </w:p>
    <w:p w:rsidR="00000000" w:rsidDel="00000000" w:rsidP="00000000" w:rsidRDefault="00000000" w:rsidRPr="00000000" w14:paraId="0000002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full list of skills is found under Step 8 below. Descriptions of each skill can be found in Chapter 4.</w:t>
      </w:r>
    </w:p>
    <w:p w:rsidR="00000000" w:rsidDel="00000000" w:rsidP="00000000" w:rsidRDefault="00000000" w:rsidRPr="00000000" w14:paraId="00000027">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ageBreakBefore w:val="0"/>
        <w:widowControl w:val="0"/>
        <w:spacing w:line="240"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Warrior/Mercenary/Soldier</w:t>
      </w:r>
    </w:p>
    <w:p w:rsidR="00000000" w:rsidDel="00000000" w:rsidP="00000000" w:rsidRDefault="00000000" w:rsidRPr="00000000" w14:paraId="00000029">
      <w:pPr>
        <w:pageBreakBefore w:val="0"/>
        <w:widowControl w:val="0"/>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 points)</w:t>
      </w:r>
    </w:p>
    <w:p w:rsidR="00000000" w:rsidDel="00000000" w:rsidP="00000000" w:rsidRDefault="00000000" w:rsidRPr="00000000" w14:paraId="0000002A">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Skills</w:t>
      </w:r>
    </w:p>
    <w:p w:rsidR="00000000" w:rsidDel="00000000" w:rsidP="00000000" w:rsidRDefault="00000000" w:rsidRPr="00000000" w14:paraId="0000002C">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tbl>
      <w:tblPr>
        <w:tblStyle w:val="Table1"/>
        <w:tblW w:w="77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305"/>
        <w:gridCol w:w="2790"/>
        <w:gridCol w:w="1305"/>
        <w:tblGridChange w:id="0">
          <w:tblGrid>
            <w:gridCol w:w="2340"/>
            <w:gridCol w:w="1305"/>
            <w:gridCol w:w="279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24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Combat Skill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Athletics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Combat Skill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Unarmed Combat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Armor Conditioning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Climbing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Feats of Endurance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Swimming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First 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D">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from: Firearms, Missile Weapons, Thrown Weapons, Unarmed Combat, Small &amp; Dueling Melee Weapons, or Medium &amp; Heavy Melee Weapons</w:t>
      </w:r>
    </w:p>
    <w:p w:rsidR="00000000" w:rsidDel="00000000" w:rsidP="00000000" w:rsidRDefault="00000000" w:rsidRPr="00000000" w14:paraId="0000004E">
      <w:pPr>
        <w:pageBreakBefore w:val="0"/>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Craftsman/Mechanic/Technician</w:t>
      </w:r>
    </w:p>
    <w:p w:rsidR="00000000" w:rsidDel="00000000" w:rsidP="00000000" w:rsidRDefault="00000000" w:rsidRPr="00000000" w14:paraId="0000005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points)</w:t>
      </w:r>
    </w:p>
    <w:p w:rsidR="00000000" w:rsidDel="00000000" w:rsidP="00000000" w:rsidRDefault="00000000" w:rsidRPr="00000000" w14:paraId="00000051">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Base Skills </w:t>
      </w:r>
      <w:r w:rsidDel="00000000" w:rsidR="00000000" w:rsidRPr="00000000">
        <w:rPr>
          <w:rtl w:val="0"/>
        </w:rPr>
      </w:r>
    </w:p>
    <w:tbl>
      <w:tblPr>
        <w:tblStyle w:val="Table2"/>
        <w:tblW w:w="796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350"/>
        <w:gridCol w:w="2790"/>
        <w:gridCol w:w="1395"/>
        <w:tblGridChange w:id="0">
          <w:tblGrid>
            <w:gridCol w:w="2430"/>
            <w:gridCol w:w="1350"/>
            <w:gridCol w:w="2790"/>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24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Feats of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Craft or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Craft or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Craft or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7">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on the setting, choose from a Craft or Knowledge field such as Mechanics, Computers, Engineering, Lore, Robotics, or Ship Mechanics.</w:t>
      </w:r>
    </w:p>
    <w:p w:rsidR="00000000" w:rsidDel="00000000" w:rsidP="00000000" w:rsidRDefault="00000000" w:rsidRPr="00000000" w14:paraId="00000068">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Knight/Military Officer</w:t>
      </w:r>
    </w:p>
    <w:p w:rsidR="00000000" w:rsidDel="00000000" w:rsidP="00000000" w:rsidRDefault="00000000" w:rsidRPr="00000000" w14:paraId="0000006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points)</w:t>
      </w:r>
    </w:p>
    <w:p w:rsidR="00000000" w:rsidDel="00000000" w:rsidP="00000000" w:rsidRDefault="00000000" w:rsidRPr="00000000" w14:paraId="0000006A">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Skills </w:t>
      </w:r>
    </w:p>
    <w:p w:rsidR="00000000" w:rsidDel="00000000" w:rsidP="00000000" w:rsidRDefault="00000000" w:rsidRPr="00000000" w14:paraId="0000006C">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tbl>
      <w:tblPr>
        <w:tblStyle w:val="Table3"/>
        <w:tblW w:w="77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305"/>
        <w:gridCol w:w="2790"/>
        <w:gridCol w:w="1305"/>
        <w:tblGridChange w:id="0">
          <w:tblGrid>
            <w:gridCol w:w="2340"/>
            <w:gridCol w:w="1305"/>
            <w:gridCol w:w="279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after="24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*Combat skill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*Combat skill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**Choice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bl>
    <w:p w:rsidR="00000000" w:rsidDel="00000000" w:rsidP="00000000" w:rsidRDefault="00000000" w:rsidRPr="00000000" w14:paraId="00000081">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from: Firearms, Missile Weapons, Thrown Weapons, Unarmed Combat, Small &amp; Dueling Melee Weapons, or Medium &amp; Heavy Melee Weapons</w:t>
      </w:r>
    </w:p>
    <w:p w:rsidR="00000000" w:rsidDel="00000000" w:rsidP="00000000" w:rsidRDefault="00000000" w:rsidRPr="00000000" w14:paraId="00000082">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this slot choose one of the following: Armor Conditioning, Animal Handling, Pilot Vehicle, Language, or one additional Knowledge skill</w:t>
      </w:r>
    </w:p>
    <w:p w:rsidR="00000000" w:rsidDel="00000000" w:rsidP="00000000" w:rsidRDefault="00000000" w:rsidRPr="00000000" w14:paraId="00000083">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on the setting, choose from either Etiquette, Heraldry, History, Tactics, Military, or Fleet Tactics</w:t>
      </w:r>
    </w:p>
    <w:p w:rsidR="00000000" w:rsidDel="00000000" w:rsidP="00000000" w:rsidRDefault="00000000" w:rsidRPr="00000000" w14:paraId="00000084">
      <w:pPr>
        <w:pageBreakBefore w:val="0"/>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Bard/Minstrel/Artist/Performer</w:t>
      </w:r>
    </w:p>
    <w:p w:rsidR="00000000" w:rsidDel="00000000" w:rsidP="00000000" w:rsidRDefault="00000000" w:rsidRPr="00000000" w14:paraId="0000008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points)</w:t>
      </w:r>
    </w:p>
    <w:p w:rsidR="00000000" w:rsidDel="00000000" w:rsidP="00000000" w:rsidRDefault="00000000" w:rsidRPr="00000000" w14:paraId="00000087">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Skills</w:t>
      </w:r>
    </w:p>
    <w:tbl>
      <w:tblPr>
        <w:tblStyle w:val="Table4"/>
        <w:tblW w:w="77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305"/>
        <w:gridCol w:w="2790"/>
        <w:gridCol w:w="1305"/>
        <w:tblGridChange w:id="0">
          <w:tblGrid>
            <w:gridCol w:w="2340"/>
            <w:gridCol w:w="1305"/>
            <w:gridCol w:w="279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after="24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Savvy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Choice 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9D">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on the setting, choose from either Etiquette, History, Lore, Music, Theater, Film, Literature, Philosophy, or Area/Region</w:t>
      </w:r>
    </w:p>
    <w:p w:rsidR="00000000" w:rsidDel="00000000" w:rsidP="00000000" w:rsidRDefault="00000000" w:rsidRPr="00000000" w14:paraId="0000009E">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**Specialization required. Choose from Singing, Dancing, Acting, Musical Instrument, or Art</w:t>
      </w:r>
    </w:p>
    <w:p w:rsidR="00000000" w:rsidDel="00000000" w:rsidP="00000000" w:rsidRDefault="00000000" w:rsidRPr="00000000" w14:paraId="0000009F">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***Choice of Language, Stealth, Sleight of Hand, or Knowledge</w:t>
      </w:r>
    </w:p>
    <w:p w:rsidR="00000000" w:rsidDel="00000000" w:rsidP="00000000" w:rsidRDefault="00000000" w:rsidRPr="00000000" w14:paraId="000000A0">
      <w:pPr>
        <w:pageBreakBefore w:val="0"/>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Rogue/Thief/Assassin</w:t>
      </w:r>
    </w:p>
    <w:p w:rsidR="00000000" w:rsidDel="00000000" w:rsidP="00000000" w:rsidRDefault="00000000" w:rsidRPr="00000000" w14:paraId="000000A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points)</w:t>
      </w:r>
    </w:p>
    <w:p w:rsidR="00000000" w:rsidDel="00000000" w:rsidP="00000000" w:rsidRDefault="00000000" w:rsidRPr="00000000" w14:paraId="000000A3">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Skills</w:t>
      </w:r>
    </w:p>
    <w:p w:rsidR="00000000" w:rsidDel="00000000" w:rsidP="00000000" w:rsidRDefault="00000000" w:rsidRPr="00000000" w14:paraId="000000A5">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tbl>
      <w:tblPr>
        <w:tblStyle w:val="Table5"/>
        <w:tblW w:w="77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305"/>
        <w:gridCol w:w="2790"/>
        <w:gridCol w:w="1305"/>
        <w:tblGridChange w:id="0">
          <w:tblGrid>
            <w:gridCol w:w="2340"/>
            <w:gridCol w:w="1305"/>
            <w:gridCol w:w="279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after="24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Climbing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&amp; Dueling Melee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Feats of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Missile Weapons </w:t>
            </w:r>
            <w:r w:rsidDel="00000000" w:rsidR="00000000" w:rsidRPr="00000000">
              <w:rPr>
                <w:rFonts w:ascii="Times New Roman" w:cs="Times New Roman" w:eastAsia="Times New Roman" w:hAnsi="Times New Roman"/>
                <w:i w:val="1"/>
                <w:sz w:val="20"/>
                <w:szCs w:val="20"/>
                <w:rtl w:val="0"/>
              </w:rPr>
              <w:t xml:space="preserve">or </w:t>
            </w:r>
            <w:r w:rsidDel="00000000" w:rsidR="00000000" w:rsidRPr="00000000">
              <w:rPr>
                <w:rFonts w:ascii="Times New Roman" w:cs="Times New Roman" w:eastAsia="Times New Roman" w:hAnsi="Times New Roman"/>
                <w:sz w:val="20"/>
                <w:szCs w:val="20"/>
                <w:rtl w:val="0"/>
              </w:rPr>
              <w:t xml:space="preserve">Firearms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Sleight of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bl>
    <w:p w:rsidR="00000000" w:rsidDel="00000000" w:rsidP="00000000" w:rsidRDefault="00000000" w:rsidRPr="00000000" w14:paraId="000000BE">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Choose from Disguise, Gambling, Lock Picking, Poisons, Streetwise, Encryption, Hacking, or Security Systems </w:t>
      </w:r>
    </w:p>
    <w:p w:rsidR="00000000" w:rsidDel="00000000" w:rsidP="00000000" w:rsidRDefault="00000000" w:rsidRPr="00000000" w14:paraId="000000BF">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0">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Jack or Jill-of-All-Trades</w:t>
      </w:r>
      <w:r w:rsidDel="00000000" w:rsidR="00000000" w:rsidRPr="00000000">
        <w:rPr>
          <w:rtl w:val="0"/>
        </w:rPr>
      </w:r>
    </w:p>
    <w:p w:rsidR="00000000" w:rsidDel="00000000" w:rsidP="00000000" w:rsidRDefault="00000000" w:rsidRPr="00000000" w14:paraId="000000C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points)</w:t>
      </w:r>
    </w:p>
    <w:p w:rsidR="00000000" w:rsidDel="00000000" w:rsidP="00000000" w:rsidRDefault="00000000" w:rsidRPr="00000000" w14:paraId="000000C2">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Skills</w:t>
      </w:r>
    </w:p>
    <w:tbl>
      <w:tblPr>
        <w:tblStyle w:val="Table6"/>
        <w:tblW w:w="77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305"/>
        <w:gridCol w:w="2790"/>
        <w:gridCol w:w="1305"/>
        <w:tblGridChange w:id="0">
          <w:tblGrid>
            <w:gridCol w:w="2340"/>
            <w:gridCol w:w="1305"/>
            <w:gridCol w:w="279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after="24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Climbing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Swimming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*Pilot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*Craft or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Combat Skill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Combat Skill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Savvy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bl>
    <w:p w:rsidR="00000000" w:rsidDel="00000000" w:rsidP="00000000" w:rsidRDefault="00000000" w:rsidRPr="00000000" w14:paraId="000000E8">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any specialization desired. </w:t>
      </w:r>
    </w:p>
    <w:p w:rsidR="00000000" w:rsidDel="00000000" w:rsidP="00000000" w:rsidRDefault="00000000" w:rsidRPr="00000000" w14:paraId="000000E9">
      <w:pPr>
        <w:pageBreakBefore w:val="0"/>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you’ve chosen a profession package, subtract 30 points from your character points and move on to step 6.</w:t>
      </w:r>
    </w:p>
    <w:p w:rsidR="00000000" w:rsidDel="00000000" w:rsidP="00000000" w:rsidRDefault="00000000" w:rsidRPr="00000000" w14:paraId="000000EB">
      <w:pPr>
        <w:pStyle w:val="Heading2"/>
        <w:pageBreakBefore w:val="0"/>
        <w:widowControl w:val="0"/>
        <w:spacing w:after="0" w:before="0" w:line="240" w:lineRule="auto"/>
        <w:rPr>
          <w:rFonts w:ascii="Times New Roman" w:cs="Times New Roman" w:eastAsia="Times New Roman" w:hAnsi="Times New Roman"/>
          <w:b w:val="1"/>
          <w:sz w:val="24"/>
          <w:szCs w:val="24"/>
        </w:rPr>
      </w:pPr>
      <w:bookmarkStart w:colFirst="0" w:colLast="0" w:name="_z1j3wl6n36ls" w:id="8"/>
      <w:bookmarkEnd w:id="8"/>
      <w:r w:rsidDel="00000000" w:rsidR="00000000" w:rsidRPr="00000000">
        <w:rPr>
          <w:rtl w:val="0"/>
        </w:rPr>
      </w:r>
    </w:p>
    <w:p w:rsidR="00000000" w:rsidDel="00000000" w:rsidP="00000000" w:rsidRDefault="00000000" w:rsidRPr="00000000" w14:paraId="000000EC">
      <w:pPr>
        <w:pStyle w:val="Heading2"/>
        <w:pageBreakBefore w:val="0"/>
        <w:widowControl w:val="0"/>
        <w:spacing w:after="0" w:before="0" w:line="240" w:lineRule="auto"/>
        <w:rPr>
          <w:rFonts w:ascii="Times New Roman" w:cs="Times New Roman" w:eastAsia="Times New Roman" w:hAnsi="Times New Roman"/>
          <w:b w:val="1"/>
          <w:sz w:val="24"/>
          <w:szCs w:val="24"/>
        </w:rPr>
      </w:pPr>
      <w:bookmarkStart w:colFirst="0" w:colLast="0" w:name="_3ahbyd8rot57" w:id="9"/>
      <w:bookmarkEnd w:id="9"/>
      <w:r w:rsidDel="00000000" w:rsidR="00000000" w:rsidRPr="00000000">
        <w:rPr>
          <w:rFonts w:ascii="Times New Roman" w:cs="Times New Roman" w:eastAsia="Times New Roman" w:hAnsi="Times New Roman"/>
          <w:b w:val="1"/>
          <w:sz w:val="24"/>
          <w:szCs w:val="24"/>
          <w:rtl w:val="0"/>
        </w:rPr>
        <w:t xml:space="preserve">Step 6: Acquire Strengths</w:t>
      </w:r>
    </w:p>
    <w:p w:rsidR="00000000" w:rsidDel="00000000" w:rsidP="00000000" w:rsidRDefault="00000000" w:rsidRPr="00000000" w14:paraId="000000ED">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 represent the inherent talents or advantages that can help a character succeed or excel during the course of the game. Each character begins with one free/automatic </w:t>
      </w:r>
      <w:r w:rsidDel="00000000" w:rsidR="00000000" w:rsidRPr="00000000">
        <w:rPr>
          <w:rFonts w:ascii="Times New Roman" w:cs="Times New Roman" w:eastAsia="Times New Roman" w:hAnsi="Times New Roman"/>
          <w:i w:val="1"/>
          <w:rtl w:val="0"/>
        </w:rPr>
        <w:t xml:space="preserve">Prowess </w:t>
      </w:r>
      <w:r w:rsidDel="00000000" w:rsidR="00000000" w:rsidRPr="00000000">
        <w:rPr>
          <w:rFonts w:ascii="Times New Roman" w:cs="Times New Roman" w:eastAsia="Times New Roman" w:hAnsi="Times New Roman"/>
          <w:rtl w:val="0"/>
        </w:rPr>
        <w:t xml:space="preserve">strength</w:t>
      </w:r>
      <w:r w:rsidDel="00000000" w:rsidR="00000000" w:rsidRPr="00000000">
        <w:rPr>
          <w:rFonts w:ascii="Times New Roman" w:cs="Times New Roman" w:eastAsia="Times New Roman" w:hAnsi="Times New Roman"/>
          <w:rtl w:val="0"/>
        </w:rPr>
        <w:t xml:space="preserve">. This is an 8 point strength which grants a +1 bonus to all die rolls for</w:t>
      </w:r>
      <w:r w:rsidDel="00000000" w:rsidR="00000000" w:rsidRPr="00000000">
        <w:rPr>
          <w:rFonts w:ascii="Times New Roman" w:cs="Times New Roman" w:eastAsia="Times New Roman" w:hAnsi="Times New Roman"/>
          <w:i w:val="1"/>
          <w:rtl w:val="0"/>
        </w:rPr>
        <w:t xml:space="preserve"> one specific skill</w:t>
      </w:r>
      <w:r w:rsidDel="00000000" w:rsidR="00000000" w:rsidRPr="00000000">
        <w:rPr>
          <w:rFonts w:ascii="Times New Roman" w:cs="Times New Roman" w:eastAsia="Times New Roman" w:hAnsi="Times New Roman"/>
          <w:rtl w:val="0"/>
        </w:rPr>
        <w:t xml:space="preserve"> (for the full list of available skills, see Step 8 below). For a Quickstart character, choose one additional </w:t>
      </w:r>
      <w:r w:rsidDel="00000000" w:rsidR="00000000" w:rsidRPr="00000000">
        <w:rPr>
          <w:rFonts w:ascii="Times New Roman" w:cs="Times New Roman" w:eastAsia="Times New Roman" w:hAnsi="Times New Roman"/>
          <w:i w:val="1"/>
          <w:rtl w:val="0"/>
        </w:rPr>
        <w:t xml:space="preserve">Prowess</w:t>
      </w:r>
      <w:r w:rsidDel="00000000" w:rsidR="00000000" w:rsidRPr="00000000">
        <w:rPr>
          <w:rFonts w:ascii="Times New Roman" w:cs="Times New Roman" w:eastAsia="Times New Roman" w:hAnsi="Times New Roman"/>
          <w:rtl w:val="0"/>
        </w:rPr>
        <w:t xml:space="preserve"> in a separate skill, or increase the bonus in the initial Prowess to +2. Subtract 8 points from your remaining character points and move on to step 7. </w:t>
      </w:r>
    </w:p>
    <w:p w:rsidR="00000000" w:rsidDel="00000000" w:rsidP="00000000" w:rsidRDefault="00000000" w:rsidRPr="00000000" w14:paraId="000000EF">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full d</w:t>
      </w:r>
      <w:r w:rsidDel="00000000" w:rsidR="00000000" w:rsidRPr="00000000">
        <w:rPr>
          <w:rFonts w:ascii="Times New Roman" w:cs="Times New Roman" w:eastAsia="Times New Roman" w:hAnsi="Times New Roman"/>
          <w:rtl w:val="0"/>
        </w:rPr>
        <w:t xml:space="preserve">escription of the </w:t>
      </w:r>
      <w:r w:rsidDel="00000000" w:rsidR="00000000" w:rsidRPr="00000000">
        <w:rPr>
          <w:rFonts w:ascii="Times New Roman" w:cs="Times New Roman" w:eastAsia="Times New Roman" w:hAnsi="Times New Roman"/>
          <w:i w:val="1"/>
          <w:rtl w:val="0"/>
        </w:rPr>
        <w:t xml:space="preserve">Prowess </w:t>
      </w:r>
      <w:r w:rsidDel="00000000" w:rsidR="00000000" w:rsidRPr="00000000">
        <w:rPr>
          <w:rFonts w:ascii="Times New Roman" w:cs="Times New Roman" w:eastAsia="Times New Roman" w:hAnsi="Times New Roman"/>
          <w:rtl w:val="0"/>
        </w:rPr>
        <w:t xml:space="preserve">strength (along with all other strengths) can be found in Chapter 2.</w:t>
      </w:r>
    </w:p>
    <w:p w:rsidR="00000000" w:rsidDel="00000000" w:rsidP="00000000" w:rsidRDefault="00000000" w:rsidRPr="00000000" w14:paraId="000000F1">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Style w:val="Heading2"/>
        <w:pageBreakBefore w:val="0"/>
        <w:widowControl w:val="0"/>
        <w:spacing w:after="0" w:before="0" w:line="240" w:lineRule="auto"/>
        <w:rPr>
          <w:rFonts w:ascii="Times New Roman" w:cs="Times New Roman" w:eastAsia="Times New Roman" w:hAnsi="Times New Roman"/>
          <w:b w:val="1"/>
          <w:sz w:val="24"/>
          <w:szCs w:val="24"/>
        </w:rPr>
      </w:pPr>
      <w:bookmarkStart w:colFirst="0" w:colLast="0" w:name="_bmav73zk39i" w:id="10"/>
      <w:bookmarkEnd w:id="10"/>
      <w:r w:rsidDel="00000000" w:rsidR="00000000" w:rsidRPr="00000000">
        <w:rPr>
          <w:rFonts w:ascii="Times New Roman" w:cs="Times New Roman" w:eastAsia="Times New Roman" w:hAnsi="Times New Roman"/>
          <w:b w:val="1"/>
          <w:sz w:val="24"/>
          <w:szCs w:val="24"/>
          <w:rtl w:val="0"/>
        </w:rPr>
        <w:t xml:space="preserve">Step 7: Acquire Weaknesses</w:t>
      </w:r>
    </w:p>
    <w:p w:rsidR="00000000" w:rsidDel="00000000" w:rsidP="00000000" w:rsidRDefault="00000000" w:rsidRPr="00000000" w14:paraId="000000F3">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 are the faults and debilitating traits that hinder a character during the course of game play. For a Quickstart character, choose one skill to take an </w:t>
      </w:r>
      <w:r w:rsidDel="00000000" w:rsidR="00000000" w:rsidRPr="00000000">
        <w:rPr>
          <w:rFonts w:ascii="Times New Roman" w:cs="Times New Roman" w:eastAsia="Times New Roman" w:hAnsi="Times New Roman"/>
          <w:i w:val="1"/>
          <w:rtl w:val="0"/>
        </w:rPr>
        <w:t xml:space="preserve">Ineptitude </w:t>
      </w:r>
      <w:r w:rsidDel="00000000" w:rsidR="00000000" w:rsidRPr="00000000">
        <w:rPr>
          <w:rFonts w:ascii="Times New Roman" w:cs="Times New Roman" w:eastAsia="Times New Roman" w:hAnsi="Times New Roman"/>
          <w:rtl w:val="0"/>
        </w:rPr>
        <w:t xml:space="preserve">in. An </w:t>
      </w:r>
      <w:r w:rsidDel="00000000" w:rsidR="00000000" w:rsidRPr="00000000">
        <w:rPr>
          <w:rFonts w:ascii="Times New Roman" w:cs="Times New Roman" w:eastAsia="Times New Roman" w:hAnsi="Times New Roman"/>
          <w:i w:val="1"/>
          <w:rtl w:val="0"/>
        </w:rPr>
        <w:t xml:space="preserve">Ineptitude </w:t>
      </w:r>
      <w:r w:rsidDel="00000000" w:rsidR="00000000" w:rsidRPr="00000000">
        <w:rPr>
          <w:rFonts w:ascii="Times New Roman" w:cs="Times New Roman" w:eastAsia="Times New Roman" w:hAnsi="Times New Roman"/>
          <w:rtl w:val="0"/>
        </w:rPr>
        <w:t xml:space="preserve">represents a hindrance in one specific skill. For example, being oblivious to what is around you would be an </w:t>
      </w:r>
      <w:r w:rsidDel="00000000" w:rsidR="00000000" w:rsidRPr="00000000">
        <w:rPr>
          <w:rFonts w:ascii="Times New Roman" w:cs="Times New Roman" w:eastAsia="Times New Roman" w:hAnsi="Times New Roman"/>
          <w:i w:val="1"/>
          <w:rtl w:val="0"/>
        </w:rPr>
        <w:t xml:space="preserve">Ineptitude </w:t>
      </w:r>
      <w:r w:rsidDel="00000000" w:rsidR="00000000" w:rsidRPr="00000000">
        <w:rPr>
          <w:rFonts w:ascii="Times New Roman" w:cs="Times New Roman" w:eastAsia="Times New Roman" w:hAnsi="Times New Roman"/>
          <w:rtl w:val="0"/>
        </w:rPr>
        <w:t xml:space="preserve">in the </w:t>
      </w:r>
      <w:r w:rsidDel="00000000" w:rsidR="00000000" w:rsidRPr="00000000">
        <w:rPr>
          <w:rFonts w:ascii="Times New Roman" w:cs="Times New Roman" w:eastAsia="Times New Roman" w:hAnsi="Times New Roman"/>
          <w:i w:val="1"/>
          <w:rtl w:val="0"/>
        </w:rPr>
        <w:t xml:space="preserve">Perception </w:t>
      </w:r>
      <w:r w:rsidDel="00000000" w:rsidR="00000000" w:rsidRPr="00000000">
        <w:rPr>
          <w:rFonts w:ascii="Times New Roman" w:cs="Times New Roman" w:eastAsia="Times New Roman" w:hAnsi="Times New Roman"/>
          <w:rtl w:val="0"/>
        </w:rPr>
        <w:t xml:space="preserve">skill; being clumsy would be an </w:t>
      </w:r>
      <w:r w:rsidDel="00000000" w:rsidR="00000000" w:rsidRPr="00000000">
        <w:rPr>
          <w:rFonts w:ascii="Times New Roman" w:cs="Times New Roman" w:eastAsia="Times New Roman" w:hAnsi="Times New Roman"/>
          <w:i w:val="1"/>
          <w:rtl w:val="0"/>
        </w:rPr>
        <w:t xml:space="preserve">Ineptitude </w:t>
      </w:r>
      <w:r w:rsidDel="00000000" w:rsidR="00000000" w:rsidRPr="00000000">
        <w:rPr>
          <w:rFonts w:ascii="Times New Roman" w:cs="Times New Roman" w:eastAsia="Times New Roman" w:hAnsi="Times New Roman"/>
          <w:rtl w:val="0"/>
        </w:rPr>
        <w:t xml:space="preserve">in the </w:t>
      </w:r>
      <w:r w:rsidDel="00000000" w:rsidR="00000000" w:rsidRPr="00000000">
        <w:rPr>
          <w:rFonts w:ascii="Times New Roman" w:cs="Times New Roman" w:eastAsia="Times New Roman" w:hAnsi="Times New Roman"/>
          <w:i w:val="1"/>
          <w:rtl w:val="0"/>
        </w:rPr>
        <w:t xml:space="preserve">Feats of Coordination</w:t>
      </w:r>
      <w:r w:rsidDel="00000000" w:rsidR="00000000" w:rsidRPr="00000000">
        <w:rPr>
          <w:rFonts w:ascii="Times New Roman" w:cs="Times New Roman" w:eastAsia="Times New Roman" w:hAnsi="Times New Roman"/>
          <w:rtl w:val="0"/>
        </w:rPr>
        <w:t xml:space="preserve"> skill. It doesn’t matter which skill you choose. Whichever skill it is, you are just really bad at doing that one thing. In the course of the game, in order to succeed at tasks associated with this skill, you need one more success than everyone else.  For a list of skill options, see Step 8 below. </w:t>
      </w:r>
      <w:r w:rsidDel="00000000" w:rsidR="00000000" w:rsidRPr="00000000">
        <w:rPr>
          <w:rFonts w:ascii="Times New Roman" w:cs="Times New Roman" w:eastAsia="Times New Roman" w:hAnsi="Times New Roman"/>
          <w:i w:val="1"/>
          <w:rtl w:val="0"/>
        </w:rPr>
        <w:t xml:space="preserve">Ineptitudes </w:t>
      </w:r>
      <w:r w:rsidDel="00000000" w:rsidR="00000000" w:rsidRPr="00000000">
        <w:rPr>
          <w:rFonts w:ascii="Times New Roman" w:cs="Times New Roman" w:eastAsia="Times New Roman" w:hAnsi="Times New Roman"/>
          <w:rtl w:val="0"/>
        </w:rPr>
        <w:t xml:space="preserve">are worth 10 points each. </w:t>
      </w:r>
    </w:p>
    <w:p w:rsidR="00000000" w:rsidDel="00000000" w:rsidP="00000000" w:rsidRDefault="00000000" w:rsidRPr="00000000" w14:paraId="000000F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Quickstart character,  also choose two </w:t>
      </w:r>
      <w:r w:rsidDel="00000000" w:rsidR="00000000" w:rsidRPr="00000000">
        <w:rPr>
          <w:rFonts w:ascii="Times New Roman" w:cs="Times New Roman" w:eastAsia="Times New Roman" w:hAnsi="Times New Roman"/>
          <w:i w:val="1"/>
          <w:rtl w:val="0"/>
        </w:rPr>
        <w:t xml:space="preserve">Unfortunate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Character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Traits</w:t>
      </w:r>
      <w:r w:rsidDel="00000000" w:rsidR="00000000" w:rsidRPr="00000000">
        <w:rPr>
          <w:rFonts w:ascii="Times New Roman" w:cs="Times New Roman" w:eastAsia="Times New Roman" w:hAnsi="Times New Roman"/>
          <w:rtl w:val="0"/>
        </w:rPr>
        <w:t xml:space="preserve">. Worth 3 points each, these are just what they sound like: traits that don’t necessarily restrict your character, but which may rub others the wrong way. Some possible Unfortunate Character Traits include:</w:t>
      </w:r>
    </w:p>
    <w:p w:rsidR="00000000" w:rsidDel="00000000" w:rsidP="00000000" w:rsidRDefault="00000000" w:rsidRPr="00000000" w14:paraId="000000F7">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pageBreakBefore w:val="0"/>
        <w:widowControl w:val="0"/>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rtl w:val="0"/>
        </w:rPr>
        <w:t xml:space="preserve">Anti-social, Apathetic, Arrogant, Bad breath, Body odor, Boisterous, Compulsive, Cynical, Disdainful, Disorganized, Distinguishing marks/traits, Fidgety, Forgetful, Impatient, Impulsive, Intolerant, Loud or unusual Laugh, Pathological Liar, Profane, Manipulative, Obstinate, Overconfident, Perpetual Scowl, Rebellious, Repetitive Tick/Gesture, Short Fuse, Suspicious, Talkative, Timid/Shy, Uncouth, Unnatractive</w:t>
      </w:r>
      <w:r w:rsidDel="00000000" w:rsidR="00000000" w:rsidRPr="00000000">
        <w:rPr>
          <w:rtl w:val="0"/>
        </w:rPr>
      </w:r>
    </w:p>
    <w:p w:rsidR="00000000" w:rsidDel="00000000" w:rsidP="00000000" w:rsidRDefault="00000000" w:rsidRPr="00000000" w14:paraId="000000F9">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full description of these weaknesses (along with all other weaknesses) can be found in Chapter 3.</w:t>
      </w:r>
    </w:p>
    <w:p w:rsidR="00000000" w:rsidDel="00000000" w:rsidP="00000000" w:rsidRDefault="00000000" w:rsidRPr="00000000" w14:paraId="000000FB">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 have selected your character’s </w:t>
      </w:r>
      <w:r w:rsidDel="00000000" w:rsidR="00000000" w:rsidRPr="00000000">
        <w:rPr>
          <w:rFonts w:ascii="Times New Roman" w:cs="Times New Roman" w:eastAsia="Times New Roman" w:hAnsi="Times New Roman"/>
          <w:i w:val="1"/>
          <w:rtl w:val="0"/>
        </w:rPr>
        <w:t xml:space="preserve">Ineptitude </w:t>
      </w:r>
      <w:r w:rsidDel="00000000" w:rsidR="00000000" w:rsidRPr="00000000">
        <w:rPr>
          <w:rFonts w:ascii="Times New Roman" w:cs="Times New Roman" w:eastAsia="Times New Roman" w:hAnsi="Times New Roman"/>
          <w:rtl w:val="0"/>
        </w:rPr>
        <w:t xml:space="preserve">and two </w:t>
      </w:r>
      <w:r w:rsidDel="00000000" w:rsidR="00000000" w:rsidRPr="00000000">
        <w:rPr>
          <w:rFonts w:ascii="Times New Roman" w:cs="Times New Roman" w:eastAsia="Times New Roman" w:hAnsi="Times New Roman"/>
          <w:i w:val="1"/>
          <w:rtl w:val="0"/>
        </w:rPr>
        <w:t xml:space="preserve">Unfortunate Character Traits</w:t>
      </w:r>
      <w:r w:rsidDel="00000000" w:rsidR="00000000" w:rsidRPr="00000000">
        <w:rPr>
          <w:rFonts w:ascii="Times New Roman" w:cs="Times New Roman" w:eastAsia="Times New Roman" w:hAnsi="Times New Roman"/>
          <w:rtl w:val="0"/>
        </w:rPr>
        <w:t xml:space="preserve">, ADD 16 points to your remaining character points and move on to step 8.</w:t>
      </w:r>
    </w:p>
    <w:p w:rsidR="00000000" w:rsidDel="00000000" w:rsidP="00000000" w:rsidRDefault="00000000" w:rsidRPr="00000000" w14:paraId="000000FD">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pStyle w:val="Heading2"/>
        <w:pageBreakBefore w:val="0"/>
        <w:widowControl w:val="0"/>
        <w:spacing w:after="0" w:before="0" w:line="240" w:lineRule="auto"/>
        <w:rPr>
          <w:rFonts w:ascii="Times New Roman" w:cs="Times New Roman" w:eastAsia="Times New Roman" w:hAnsi="Times New Roman"/>
          <w:b w:val="1"/>
          <w:sz w:val="24"/>
          <w:szCs w:val="24"/>
        </w:rPr>
      </w:pPr>
      <w:bookmarkStart w:colFirst="0" w:colLast="0" w:name="_4kxtsnj70m7u" w:id="11"/>
      <w:bookmarkEnd w:id="11"/>
      <w:r w:rsidDel="00000000" w:rsidR="00000000" w:rsidRPr="00000000">
        <w:rPr>
          <w:rFonts w:ascii="Times New Roman" w:cs="Times New Roman" w:eastAsia="Times New Roman" w:hAnsi="Times New Roman"/>
          <w:b w:val="1"/>
          <w:sz w:val="24"/>
          <w:szCs w:val="24"/>
          <w:rtl w:val="0"/>
        </w:rPr>
        <w:t xml:space="preserve">Step 8: Improve Existing Skills and Acquire Additional Skills</w:t>
      </w:r>
    </w:p>
    <w:p w:rsidR="00000000" w:rsidDel="00000000" w:rsidP="00000000" w:rsidRDefault="00000000" w:rsidRPr="00000000" w14:paraId="000000FF">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recommend allocating the rest of your remaining points on skills. Skills are the most fundamental aspect of the game. Every action undertaken by characters is based upon a skill. The greater your character’s expertise in a skill, the greater the chance of succeeding at action checks. Increased training in a skill (represented by skill ranks) grants additional dice to all checks based upon that skill. </w:t>
      </w:r>
    </w:p>
    <w:p w:rsidR="00000000" w:rsidDel="00000000" w:rsidP="00000000" w:rsidRDefault="00000000" w:rsidRPr="00000000" w14:paraId="00000101">
      <w:pPr>
        <w:pageBreakBefore w:val="0"/>
        <w:widowControl w:val="0"/>
        <w:spacing w:line="240" w:lineRule="auto"/>
        <w:rPr>
          <w:rFonts w:ascii="Times New Roman" w:cs="Times New Roman" w:eastAsia="Times New Roman" w:hAnsi="Times New Roman"/>
        </w:rPr>
      </w:pPr>
      <w:r w:rsidDel="00000000" w:rsidR="00000000" w:rsidRPr="00000000">
        <w:rPr>
          <w:rtl w:val="0"/>
        </w:rPr>
      </w:r>
    </w:p>
    <w:tbl>
      <w:tblPr>
        <w:tblStyle w:val="Table7"/>
        <w:tblW w:w="7615.900621118013"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6.0869565217395"/>
        <w:gridCol w:w="1526.0869565217395"/>
        <w:gridCol w:w="1409.8136645962734"/>
        <w:gridCol w:w="1409.8136645962734"/>
        <w:gridCol w:w="1744.0993788819876"/>
        <w:tblGridChange w:id="0">
          <w:tblGrid>
            <w:gridCol w:w="1526.0869565217395"/>
            <w:gridCol w:w="1526.0869565217395"/>
            <w:gridCol w:w="1409.8136645962734"/>
            <w:gridCol w:w="1409.8136645962734"/>
            <w:gridCol w:w="1744.09937888198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 of 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Point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Total Point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Veteran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w:t>
            </w:r>
          </w:p>
        </w:tc>
      </w:tr>
    </w:tbl>
    <w:p w:rsidR="00000000" w:rsidDel="00000000" w:rsidP="00000000" w:rsidRDefault="00000000" w:rsidRPr="00000000" w14:paraId="00000139">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full list of available skills. Descriptions for each skill can be found in Chapter 4.</w:t>
      </w:r>
    </w:p>
    <w:p w:rsidR="00000000" w:rsidDel="00000000" w:rsidP="00000000" w:rsidRDefault="00000000" w:rsidRPr="00000000" w14:paraId="0000013B">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SKILLS LIST</w:t>
      </w:r>
    </w:p>
    <w:p w:rsidR="00000000" w:rsidDel="00000000" w:rsidP="00000000" w:rsidRDefault="00000000" w:rsidRPr="00000000" w14:paraId="0000013D">
      <w:pPr>
        <w:pageBreakBefore w:val="0"/>
        <w:widowControl w:val="0"/>
        <w:spacing w:line="240" w:lineRule="auto"/>
        <w:rPr>
          <w:rFonts w:ascii="Times New Roman" w:cs="Times New Roman" w:eastAsia="Times New Roman" w:hAnsi="Times New Roman"/>
          <w:b w:val="1"/>
          <w:u w:val="single"/>
        </w:rPr>
      </w:pPr>
      <w:r w:rsidDel="00000000" w:rsidR="00000000" w:rsidRPr="00000000">
        <w:rPr>
          <w:rtl w:val="0"/>
        </w:rPr>
      </w:r>
    </w:p>
    <w:tbl>
      <w:tblPr>
        <w:tblStyle w:val="Table8"/>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Brawn (BR) Related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Insight (IN) Related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rtl w:val="0"/>
              </w:rPr>
              <w:t xml:space="preserve">Armor Conditioning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rtl w:val="0"/>
              </w:rPr>
              <w:t xml:space="preserve">Feats of Strength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Physical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Athleticism (AT) Related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rtl w:val="0"/>
              </w:rPr>
              <w:t xml:space="preserve">Athletics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Climbing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Perception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rtl w:val="0"/>
              </w:rPr>
              <w:t xml:space="preserve">Swimming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i w:val="1"/>
                <w:u w:val="single"/>
                <w:rtl w:val="0"/>
              </w:rPr>
              <w:t xml:space="preserve">Close Combat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rtl w:val="0"/>
              </w:rPr>
              <w:t xml:space="preserve">Unarmed Combat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Social Savvy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rtl w:val="0"/>
              </w:rPr>
              <w:t xml:space="preserve">Medium &amp; Heavy </w:t>
            </w:r>
            <w:r w:rsidDel="00000000" w:rsidR="00000000" w:rsidRPr="00000000">
              <w:rPr>
                <w:rFonts w:ascii="Times New Roman" w:cs="Times New Roman" w:eastAsia="Times New Roman" w:hAnsi="Times New Roman"/>
                <w:b w:val="1"/>
                <w:sz w:val="20"/>
                <w:szCs w:val="20"/>
                <w:rtl w:val="0"/>
              </w:rPr>
              <w:t xml:space="preserve">Melee Weapons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Survival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i w:val="1"/>
                <w:u w:val="single"/>
                <w:rtl w:val="0"/>
              </w:rPr>
              <w:t xml:space="preserve">Ranged Combat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Presence (PR) Related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rtl w:val="0"/>
              </w:rPr>
              <w:t xml:space="preserve">Thrown Weapons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Animal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Coordination (CD) Related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Influence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rtl w:val="0"/>
              </w:rPr>
              <w:t xml:space="preserve">Dodge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Courage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Feats of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*Pilot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Mental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Sleight of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Stamina (ST) Related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Feats of Endurance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u w:val="single"/>
                <w:rtl w:val="0"/>
              </w:rPr>
              <w:t xml:space="preserve">Close Combat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line="240" w:lineRule="auto"/>
              <w:rPr>
                <w:rFonts w:ascii="Times New Roman" w:cs="Times New Roman" w:eastAsia="Times New Roman" w:hAnsi="Times New Roman"/>
                <w:i w:val="1"/>
                <w:sz w:val="20"/>
                <w:szCs w:val="20"/>
                <w:u w:val="single"/>
              </w:rPr>
            </w:pPr>
            <w:r w:rsidDel="00000000" w:rsidR="00000000" w:rsidRPr="00000000">
              <w:rPr>
                <w:rFonts w:ascii="Times New Roman" w:cs="Times New Roman" w:eastAsia="Times New Roman" w:hAnsi="Times New Roman"/>
                <w:b w:val="1"/>
                <w:sz w:val="20"/>
                <w:szCs w:val="20"/>
                <w:rtl w:val="0"/>
              </w:rPr>
              <w:t xml:space="preserve">Small &amp; Dueling Melee Weapons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u w:val="single"/>
                <w:rtl w:val="0"/>
              </w:rPr>
              <w:t xml:space="preserve">Ranged Combat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Firearms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Missile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16E">
      <w:pPr>
        <w:pageBreakBefore w:val="0"/>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i w:val="1"/>
          <w:rtl w:val="0"/>
        </w:rPr>
        <w:t xml:space="preserve">Requires Specialization</w:t>
      </w:r>
    </w:p>
    <w:p w:rsidR="00000000" w:rsidDel="00000000" w:rsidP="00000000" w:rsidRDefault="00000000" w:rsidRPr="00000000" w14:paraId="0000016F">
      <w:pPr>
        <w:pageBreakBefore w:val="0"/>
        <w:widowControl w:val="0"/>
        <w:spacing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70">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Specialization Examples</w:t>
      </w:r>
    </w:p>
    <w:p w:rsidR="00000000" w:rsidDel="00000000" w:rsidP="00000000" w:rsidRDefault="00000000" w:rsidRPr="00000000" w14:paraId="00000171">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2">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Pilot Vehicle</w:t>
      </w:r>
    </w:p>
    <w:p w:rsidR="00000000" w:rsidDel="00000000" w:rsidP="00000000" w:rsidRDefault="00000000" w:rsidRPr="00000000" w14:paraId="0000017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Fantasy/Pre-Industrial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Wagon/Carriage, Chariot, Ship, Boat/Canoe</w:t>
      </w:r>
    </w:p>
    <w:p w:rsidR="00000000" w:rsidDel="00000000" w:rsidP="00000000" w:rsidRDefault="00000000" w:rsidRPr="00000000" w14:paraId="0000017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Modern</w:t>
      </w:r>
      <w:r w:rsidDel="00000000" w:rsidR="00000000" w:rsidRPr="00000000">
        <w:rPr>
          <w:rFonts w:ascii="Times New Roman" w:cs="Times New Roman" w:eastAsia="Times New Roman" w:hAnsi="Times New Roman"/>
          <w:rtl w:val="0"/>
        </w:rPr>
        <w:t xml:space="preserve">: Bicycle, Motorcycle, Car, Heavy Machinery, Train, Plane, Helicopter</w:t>
      </w:r>
    </w:p>
    <w:p w:rsidR="00000000" w:rsidDel="00000000" w:rsidP="00000000" w:rsidRDefault="00000000" w:rsidRPr="00000000" w14:paraId="0000017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Futuristic</w:t>
      </w:r>
      <w:r w:rsidDel="00000000" w:rsidR="00000000" w:rsidRPr="00000000">
        <w:rPr>
          <w:rFonts w:ascii="Times New Roman" w:cs="Times New Roman" w:eastAsia="Times New Roman" w:hAnsi="Times New Roman"/>
          <w:rtl w:val="0"/>
        </w:rPr>
        <w:t xml:space="preserve">: Speeder, Small Spacecraft, Medium Spacecraft, Large Spacecraft, Mech-suit/armor</w:t>
      </w:r>
    </w:p>
    <w:p w:rsidR="00000000" w:rsidDel="00000000" w:rsidP="00000000" w:rsidRDefault="00000000" w:rsidRPr="00000000" w14:paraId="00000176">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Craft</w:t>
      </w:r>
    </w:p>
    <w:p w:rsidR="00000000" w:rsidDel="00000000" w:rsidP="00000000" w:rsidRDefault="00000000" w:rsidRPr="00000000" w14:paraId="0000017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Fantasy/Pre-Industrial</w:t>
      </w:r>
      <w:r w:rsidDel="00000000" w:rsidR="00000000" w:rsidRPr="00000000">
        <w:rPr>
          <w:rFonts w:ascii="Times New Roman" w:cs="Times New Roman" w:eastAsia="Times New Roman" w:hAnsi="Times New Roman"/>
          <w:rtl w:val="0"/>
        </w:rPr>
        <w:t xml:space="preserve">: Armor Crafting, Baking, Barrel making (Cooper), Blacksmithing, Brewing, Candlemaking (Chandler), Carpentry, Jewelsmithing, Pottery making, Shoe making/repairing (Cordwainer/Cobbler), Tailoring, Weaving</w:t>
      </w:r>
    </w:p>
    <w:p w:rsidR="00000000" w:rsidDel="00000000" w:rsidP="00000000" w:rsidRDefault="00000000" w:rsidRPr="00000000" w14:paraId="0000017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Modern</w:t>
      </w:r>
      <w:r w:rsidDel="00000000" w:rsidR="00000000" w:rsidRPr="00000000">
        <w:rPr>
          <w:rFonts w:ascii="Times New Roman" w:cs="Times New Roman" w:eastAsia="Times New Roman" w:hAnsi="Times New Roman"/>
          <w:rtl w:val="0"/>
        </w:rPr>
        <w:t xml:space="preserve">: Embroidery, Knitting, Sewing, Welding, Woodworking</w:t>
      </w:r>
    </w:p>
    <w:p w:rsidR="00000000" w:rsidDel="00000000" w:rsidP="00000000" w:rsidRDefault="00000000" w:rsidRPr="00000000" w14:paraId="00000179">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Knowledge</w:t>
      </w:r>
    </w:p>
    <w:p w:rsidR="00000000" w:rsidDel="00000000" w:rsidP="00000000" w:rsidRDefault="00000000" w:rsidRPr="00000000" w14:paraId="0000017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Fantasy/Pre-Industrial</w:t>
      </w:r>
      <w:r w:rsidDel="00000000" w:rsidR="00000000" w:rsidRPr="00000000">
        <w:rPr>
          <w:rFonts w:ascii="Times New Roman" w:cs="Times New Roman" w:eastAsia="Times New Roman" w:hAnsi="Times New Roman"/>
          <w:rtl w:val="0"/>
        </w:rPr>
        <w:t xml:space="preserve">: Alchemy, Arcane/Relics, Area/Region, Artillery, Bureaucracy, Cartography, Commerce, Cooking, Creature Lore, Diplomacy, Disguise, Etiquette, Farming, First Aid, Gambling, Heraldry, Herbs, History, Lock Picking, Lore, Midwifery, Plants/Flora, Poisons, Religion, Sailing, Tactics, Traps, Streetwise, Weaving</w:t>
      </w:r>
    </w:p>
    <w:p w:rsidR="00000000" w:rsidDel="00000000" w:rsidP="00000000" w:rsidRDefault="00000000" w:rsidRPr="00000000" w14:paraId="0000017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Modern</w:t>
      </w:r>
      <w:r w:rsidDel="00000000" w:rsidR="00000000" w:rsidRPr="00000000">
        <w:rPr>
          <w:rFonts w:ascii="Times New Roman" w:cs="Times New Roman" w:eastAsia="Times New Roman" w:hAnsi="Times New Roman"/>
          <w:rtl w:val="0"/>
        </w:rPr>
        <w:t xml:space="preserve">: Agriculture, Anthropology, Area/Region, Architecture, Archaeology, Biology, Botany, Bureau- cracy, Business, Chemistry, Computers, Culinary Arts, Demolition, Engineering, Film, Finance, History, Law, Literature, Math, Mechanics, Medicine, Occult, Philosophy, Politics, Psychology, Sports, Zoology</w:t>
      </w:r>
    </w:p>
    <w:p w:rsidR="00000000" w:rsidDel="00000000" w:rsidP="00000000" w:rsidRDefault="00000000" w:rsidRPr="00000000" w14:paraId="0000017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Futuristic</w:t>
      </w:r>
      <w:r w:rsidDel="00000000" w:rsidR="00000000" w:rsidRPr="00000000">
        <w:rPr>
          <w:rFonts w:ascii="Times New Roman" w:cs="Times New Roman" w:eastAsia="Times New Roman" w:hAnsi="Times New Roman"/>
          <w:rtl w:val="0"/>
        </w:rPr>
        <w:t xml:space="preserve">: Aesthetics, Alien Fauna, Alien Flora, Architecture, Cybernetics, Demolitions, Diplomacy, Encryption, Fleet Tactics, Hacking, Holographics, Interstellar Navigation, Medicine, Planet/System, Politics, Robotics, Security Systems, Ship Mechanics, Solar Faring, Stellar Engineering, Technician, Terraforming, Trade, Xenology, Zero G</w:t>
      </w:r>
    </w:p>
    <w:p w:rsidR="00000000" w:rsidDel="00000000" w:rsidP="00000000" w:rsidRDefault="00000000" w:rsidRPr="00000000" w14:paraId="0000017D">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Language</w:t>
      </w:r>
    </w:p>
    <w:p w:rsidR="00000000" w:rsidDel="00000000" w:rsidP="00000000" w:rsidRDefault="00000000" w:rsidRPr="00000000" w14:paraId="0000017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Fantasy/Pre-Industrial</w:t>
      </w:r>
      <w:r w:rsidDel="00000000" w:rsidR="00000000" w:rsidRPr="00000000">
        <w:rPr>
          <w:rFonts w:ascii="Times New Roman" w:cs="Times New Roman" w:eastAsia="Times New Roman" w:hAnsi="Times New Roman"/>
          <w:rtl w:val="0"/>
        </w:rPr>
        <w:t xml:space="preserve">: Any racial or regional dialects</w:t>
      </w:r>
    </w:p>
    <w:p w:rsidR="00000000" w:rsidDel="00000000" w:rsidP="00000000" w:rsidRDefault="00000000" w:rsidRPr="00000000" w14:paraId="0000017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Modern</w:t>
      </w:r>
      <w:r w:rsidDel="00000000" w:rsidR="00000000" w:rsidRPr="00000000">
        <w:rPr>
          <w:rFonts w:ascii="Times New Roman" w:cs="Times New Roman" w:eastAsia="Times New Roman" w:hAnsi="Times New Roman"/>
          <w:rtl w:val="0"/>
        </w:rPr>
        <w:t xml:space="preserve">: Any modern language</w:t>
      </w:r>
    </w:p>
    <w:p w:rsidR="00000000" w:rsidDel="00000000" w:rsidP="00000000" w:rsidRDefault="00000000" w:rsidRPr="00000000" w14:paraId="0000018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Futuristic</w:t>
      </w:r>
      <w:r w:rsidDel="00000000" w:rsidR="00000000" w:rsidRPr="00000000">
        <w:rPr>
          <w:rFonts w:ascii="Times New Roman" w:cs="Times New Roman" w:eastAsia="Times New Roman" w:hAnsi="Times New Roman"/>
          <w:rtl w:val="0"/>
        </w:rPr>
        <w:t xml:space="preserve">: Any racial, system, or planetary dialects</w:t>
      </w:r>
    </w:p>
    <w:p w:rsidR="00000000" w:rsidDel="00000000" w:rsidP="00000000" w:rsidRDefault="00000000" w:rsidRPr="00000000" w14:paraId="00000181">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Performance</w:t>
      </w:r>
    </w:p>
    <w:p w:rsidR="00000000" w:rsidDel="00000000" w:rsidP="00000000" w:rsidRDefault="00000000" w:rsidRPr="00000000" w14:paraId="0000018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Any genre or time period</w:t>
      </w:r>
      <w:r w:rsidDel="00000000" w:rsidR="00000000" w:rsidRPr="00000000">
        <w:rPr>
          <w:rFonts w:ascii="Times New Roman" w:cs="Times New Roman" w:eastAsia="Times New Roman" w:hAnsi="Times New Roman"/>
          <w:rtl w:val="0"/>
        </w:rPr>
        <w:t xml:space="preserve">: Acting, Art, Dance, Musical Instrument, Oratory/Public Speaking, Singing, Stage Illusion/Magic,  </w:t>
      </w:r>
    </w:p>
    <w:p w:rsidR="00000000" w:rsidDel="00000000" w:rsidP="00000000" w:rsidRDefault="00000000" w:rsidRPr="00000000" w14:paraId="0000018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Modern</w:t>
      </w:r>
      <w:r w:rsidDel="00000000" w:rsidR="00000000" w:rsidRPr="00000000">
        <w:rPr>
          <w:rFonts w:ascii="Times New Roman" w:cs="Times New Roman" w:eastAsia="Times New Roman" w:hAnsi="Times New Roman"/>
          <w:rtl w:val="0"/>
        </w:rPr>
        <w:t xml:space="preserve">: Comedy Routine, Film, Photography</w:t>
      </w:r>
    </w:p>
    <w:p w:rsidR="00000000" w:rsidDel="00000000" w:rsidP="00000000" w:rsidRDefault="00000000" w:rsidRPr="00000000" w14:paraId="0000018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Futuristic: Holographics, Virtual Realities</w:t>
      </w:r>
    </w:p>
    <w:p w:rsidR="00000000" w:rsidDel="00000000" w:rsidP="00000000" w:rsidRDefault="00000000" w:rsidRPr="00000000" w14:paraId="0000018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pStyle w:val="Heading2"/>
        <w:pageBreakBefore w:val="0"/>
        <w:widowControl w:val="0"/>
        <w:spacing w:after="0" w:before="0" w:line="240" w:lineRule="auto"/>
        <w:rPr>
          <w:rFonts w:ascii="Times New Roman" w:cs="Times New Roman" w:eastAsia="Times New Roman" w:hAnsi="Times New Roman"/>
          <w:b w:val="1"/>
          <w:sz w:val="24"/>
          <w:szCs w:val="24"/>
        </w:rPr>
      </w:pPr>
      <w:bookmarkStart w:colFirst="0" w:colLast="0" w:name="_so75744gi8el" w:id="12"/>
      <w:bookmarkEnd w:id="12"/>
      <w:r w:rsidDel="00000000" w:rsidR="00000000" w:rsidRPr="00000000">
        <w:rPr>
          <w:rFonts w:ascii="Times New Roman" w:cs="Times New Roman" w:eastAsia="Times New Roman" w:hAnsi="Times New Roman"/>
          <w:b w:val="1"/>
          <w:sz w:val="24"/>
          <w:szCs w:val="24"/>
          <w:rtl w:val="0"/>
        </w:rPr>
        <w:t xml:space="preserve">Step 9: Purchase/Acquire Equipment and Supplies</w:t>
      </w:r>
    </w:p>
    <w:p w:rsidR="00000000" w:rsidDel="00000000" w:rsidP="00000000" w:rsidRDefault="00000000" w:rsidRPr="00000000" w14:paraId="00000187">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any items you think your character might logically possess.   </w:t>
      </w:r>
    </w:p>
    <w:p w:rsidR="00000000" w:rsidDel="00000000" w:rsidP="00000000" w:rsidRDefault="00000000" w:rsidRPr="00000000" w14:paraId="00000189">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pStyle w:val="Heading2"/>
        <w:pageBreakBefore w:val="0"/>
        <w:widowControl w:val="0"/>
        <w:spacing w:after="0" w:before="0" w:line="240" w:lineRule="auto"/>
        <w:rPr>
          <w:rFonts w:ascii="Times New Roman" w:cs="Times New Roman" w:eastAsia="Times New Roman" w:hAnsi="Times New Roman"/>
          <w:b w:val="1"/>
          <w:sz w:val="24"/>
          <w:szCs w:val="24"/>
        </w:rPr>
      </w:pPr>
      <w:bookmarkStart w:colFirst="0" w:colLast="0" w:name="_qx44lsxh2b8c" w:id="13"/>
      <w:bookmarkEnd w:id="13"/>
      <w:r w:rsidDel="00000000" w:rsidR="00000000" w:rsidRPr="00000000">
        <w:rPr>
          <w:rFonts w:ascii="Times New Roman" w:cs="Times New Roman" w:eastAsia="Times New Roman" w:hAnsi="Times New Roman"/>
          <w:b w:val="1"/>
          <w:sz w:val="24"/>
          <w:szCs w:val="24"/>
          <w:rtl w:val="0"/>
        </w:rPr>
        <w:t xml:space="preserve">Step 10: Fill in Final Details</w:t>
      </w:r>
    </w:p>
    <w:p w:rsidR="00000000" w:rsidDel="00000000" w:rsidP="00000000" w:rsidRDefault="00000000" w:rsidRPr="00000000" w14:paraId="0000018B">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step is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catch-all of every aspect on the character sheet that hasn’t yet been covered.</w:t>
      </w:r>
    </w:p>
    <w:p w:rsidR="00000000" w:rsidDel="00000000" w:rsidP="00000000" w:rsidRDefault="00000000" w:rsidRPr="00000000" w14:paraId="0000018D">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Character Name</w:t>
      </w:r>
      <w:r w:rsidDel="00000000" w:rsidR="00000000" w:rsidRPr="00000000">
        <w:rPr>
          <w:rFonts w:ascii="Times New Roman" w:cs="Times New Roman" w:eastAsia="Times New Roman" w:hAnsi="Times New Roman"/>
          <w:rtl w:val="0"/>
        </w:rPr>
        <w:t xml:space="preserve">: Your character’s name.</w:t>
      </w:r>
    </w:p>
    <w:p w:rsidR="00000000" w:rsidDel="00000000" w:rsidP="00000000" w:rsidRDefault="00000000" w:rsidRPr="00000000" w14:paraId="0000018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Player</w:t>
      </w:r>
      <w:r w:rsidDel="00000000" w:rsidR="00000000" w:rsidRPr="00000000">
        <w:rPr>
          <w:rFonts w:ascii="Times New Roman" w:cs="Times New Roman" w:eastAsia="Times New Roman" w:hAnsi="Times New Roman"/>
          <w:rtl w:val="0"/>
        </w:rPr>
        <w:t xml:space="preserve">: Your name.</w:t>
      </w:r>
    </w:p>
    <w:p w:rsidR="00000000" w:rsidDel="00000000" w:rsidP="00000000" w:rsidRDefault="00000000" w:rsidRPr="00000000" w14:paraId="0000019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Race</w:t>
      </w:r>
      <w:r w:rsidDel="00000000" w:rsidR="00000000" w:rsidRPr="00000000">
        <w:rPr>
          <w:rFonts w:ascii="Times New Roman" w:cs="Times New Roman" w:eastAsia="Times New Roman" w:hAnsi="Times New Roman"/>
          <w:rtl w:val="0"/>
        </w:rPr>
        <w:t xml:space="preserve">: Could be Asian or Latino; could also be elf, ogre, or lizardman.</w:t>
      </w:r>
    </w:p>
    <w:p w:rsidR="00000000" w:rsidDel="00000000" w:rsidP="00000000" w:rsidRDefault="00000000" w:rsidRPr="00000000" w14:paraId="0000019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Profession</w:t>
      </w:r>
      <w:r w:rsidDel="00000000" w:rsidR="00000000" w:rsidRPr="00000000">
        <w:rPr>
          <w:rFonts w:ascii="Times New Roman" w:cs="Times New Roman" w:eastAsia="Times New Roman" w:hAnsi="Times New Roman"/>
          <w:rtl w:val="0"/>
        </w:rPr>
        <w:t xml:space="preserve">: What your character does for a living.</w:t>
      </w:r>
    </w:p>
    <w:p w:rsidR="00000000" w:rsidDel="00000000" w:rsidP="00000000" w:rsidRDefault="00000000" w:rsidRPr="00000000" w14:paraId="0000019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Birthplace</w:t>
      </w:r>
      <w:r w:rsidDel="00000000" w:rsidR="00000000" w:rsidRPr="00000000">
        <w:rPr>
          <w:rFonts w:ascii="Times New Roman" w:cs="Times New Roman" w:eastAsia="Times New Roman" w:hAnsi="Times New Roman"/>
          <w:rtl w:val="0"/>
        </w:rPr>
        <w:t xml:space="preserve">: Where your character came from, country of origin.</w:t>
      </w:r>
    </w:p>
    <w:p w:rsidR="00000000" w:rsidDel="00000000" w:rsidP="00000000" w:rsidRDefault="00000000" w:rsidRPr="00000000" w14:paraId="0000019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Social Standing</w:t>
      </w:r>
      <w:r w:rsidDel="00000000" w:rsidR="00000000" w:rsidRPr="00000000">
        <w:rPr>
          <w:rFonts w:ascii="Times New Roman" w:cs="Times New Roman" w:eastAsia="Times New Roman" w:hAnsi="Times New Roman"/>
          <w:rtl w:val="0"/>
        </w:rPr>
        <w:t xml:space="preserve">: For most characters, this is 4, which is lower middle class. Some characters who acquired the </w:t>
      </w:r>
      <w:r w:rsidDel="00000000" w:rsidR="00000000" w:rsidRPr="00000000">
        <w:rPr>
          <w:rFonts w:ascii="Times New Roman" w:cs="Times New Roman" w:eastAsia="Times New Roman" w:hAnsi="Times New Roman"/>
          <w:i w:val="1"/>
          <w:rtl w:val="0"/>
        </w:rPr>
        <w:t xml:space="preserve">Affluent </w:t>
      </w:r>
      <w:r w:rsidDel="00000000" w:rsidR="00000000" w:rsidRPr="00000000">
        <w:rPr>
          <w:rFonts w:ascii="Times New Roman" w:cs="Times New Roman" w:eastAsia="Times New Roman" w:hAnsi="Times New Roman"/>
          <w:rtl w:val="0"/>
        </w:rPr>
        <w:t xml:space="preserve">strength will have a higher Social Standing; others who gained points from the </w:t>
      </w:r>
      <w:r w:rsidDel="00000000" w:rsidR="00000000" w:rsidRPr="00000000">
        <w:rPr>
          <w:rFonts w:ascii="Times New Roman" w:cs="Times New Roman" w:eastAsia="Times New Roman" w:hAnsi="Times New Roman"/>
          <w:i w:val="1"/>
          <w:rtl w:val="0"/>
        </w:rPr>
        <w:t xml:space="preserve">Destitute </w:t>
      </w:r>
      <w:r w:rsidDel="00000000" w:rsidR="00000000" w:rsidRPr="00000000">
        <w:rPr>
          <w:rFonts w:ascii="Times New Roman" w:cs="Times New Roman" w:eastAsia="Times New Roman" w:hAnsi="Times New Roman"/>
          <w:rtl w:val="0"/>
        </w:rPr>
        <w:t xml:space="preserve">weakness will have a lower Social Standing.</w:t>
      </w:r>
    </w:p>
    <w:p w:rsidR="00000000" w:rsidDel="00000000" w:rsidP="00000000" w:rsidRDefault="00000000" w:rsidRPr="00000000" w14:paraId="0000019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Personality Traits</w:t>
      </w:r>
      <w:r w:rsidDel="00000000" w:rsidR="00000000" w:rsidRPr="00000000">
        <w:rPr>
          <w:rFonts w:ascii="Times New Roman" w:cs="Times New Roman" w:eastAsia="Times New Roman" w:hAnsi="Times New Roman"/>
          <w:rtl w:val="0"/>
        </w:rPr>
        <w:t xml:space="preserve">: List any personality traits, both positive and negative, that may help bring your character to life.</w:t>
      </w:r>
    </w:p>
    <w:p w:rsidR="00000000" w:rsidDel="00000000" w:rsidP="00000000" w:rsidRDefault="00000000" w:rsidRPr="00000000" w14:paraId="0000019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Goals/Aspirations</w:t>
      </w:r>
      <w:r w:rsidDel="00000000" w:rsidR="00000000" w:rsidRPr="00000000">
        <w:rPr>
          <w:rFonts w:ascii="Times New Roman" w:cs="Times New Roman" w:eastAsia="Times New Roman" w:hAnsi="Times New Roman"/>
          <w:rtl w:val="0"/>
        </w:rPr>
        <w:t xml:space="preserve">: Jot down any goals or dreams your character has.</w:t>
      </w:r>
    </w:p>
    <w:p w:rsidR="00000000" w:rsidDel="00000000" w:rsidP="00000000" w:rsidRDefault="00000000" w:rsidRPr="00000000" w14:paraId="0000019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Religion/Culture</w:t>
      </w:r>
      <w:r w:rsidDel="00000000" w:rsidR="00000000" w:rsidRPr="00000000">
        <w:rPr>
          <w:rFonts w:ascii="Times New Roman" w:cs="Times New Roman" w:eastAsia="Times New Roman" w:hAnsi="Times New Roman"/>
          <w:rtl w:val="0"/>
        </w:rPr>
        <w:t xml:space="preserve">: If your character practices a religion or comes from a defining culture, write it here.</w:t>
      </w:r>
    </w:p>
    <w:p w:rsidR="00000000" w:rsidDel="00000000" w:rsidP="00000000" w:rsidRDefault="00000000" w:rsidRPr="00000000" w14:paraId="0000019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Guild/Affiliation</w:t>
      </w:r>
      <w:r w:rsidDel="00000000" w:rsidR="00000000" w:rsidRPr="00000000">
        <w:rPr>
          <w:rFonts w:ascii="Times New Roman" w:cs="Times New Roman" w:eastAsia="Times New Roman" w:hAnsi="Times New Roman"/>
          <w:rtl w:val="0"/>
        </w:rPr>
        <w:t xml:space="preserve">: List any guilds, groups, or other affiliations your character is a part of.</w:t>
      </w:r>
    </w:p>
    <w:p w:rsidR="00000000" w:rsidDel="00000000" w:rsidP="00000000" w:rsidRDefault="00000000" w:rsidRPr="00000000" w14:paraId="0000019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Gender, Age, Eyes, Hair, Height, Skin, Build</w:t>
      </w:r>
      <w:r w:rsidDel="00000000" w:rsidR="00000000" w:rsidRPr="00000000">
        <w:rPr>
          <w:rFonts w:ascii="Times New Roman" w:cs="Times New Roman" w:eastAsia="Times New Roman" w:hAnsi="Times New Roman"/>
          <w:rtl w:val="0"/>
        </w:rPr>
        <w:t xml:space="preserve">: All these should be pretty self-explanatory, but they’re mostly about the physical appearance and the defining characteristics of your character.</w:t>
      </w:r>
    </w:p>
    <w:p w:rsidR="00000000" w:rsidDel="00000000" w:rsidP="00000000" w:rsidRDefault="00000000" w:rsidRPr="00000000" w14:paraId="0000019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Hero Points</w:t>
      </w:r>
      <w:r w:rsidDel="00000000" w:rsidR="00000000" w:rsidRPr="00000000">
        <w:rPr>
          <w:rFonts w:ascii="Times New Roman" w:cs="Times New Roman" w:eastAsia="Times New Roman" w:hAnsi="Times New Roman"/>
          <w:rtl w:val="0"/>
        </w:rPr>
        <w:t xml:space="preserve">: Each character starts with 4 Hero Points</w:t>
      </w:r>
    </w:p>
    <w:p w:rsidR="00000000" w:rsidDel="00000000" w:rsidP="00000000" w:rsidRDefault="00000000" w:rsidRPr="00000000" w14:paraId="0000019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Advancement Points (Current and Total), Level</w:t>
      </w:r>
      <w:r w:rsidDel="00000000" w:rsidR="00000000" w:rsidRPr="00000000">
        <w:rPr>
          <w:rFonts w:ascii="Times New Roman" w:cs="Times New Roman" w:eastAsia="Times New Roman" w:hAnsi="Times New Roman"/>
          <w:rtl w:val="0"/>
        </w:rPr>
        <w:t xml:space="preserve">: Put 0 for your level. You don’t need to worry about any of the rest of this just yet as Advancement Points are awarded after the completion of adventures.</w:t>
      </w:r>
    </w:p>
    <w:p w:rsidR="00000000" w:rsidDel="00000000" w:rsidP="00000000" w:rsidRDefault="00000000" w:rsidRPr="00000000" w14:paraId="0000019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Moral Code</w:t>
      </w:r>
      <w:r w:rsidDel="00000000" w:rsidR="00000000" w:rsidRPr="00000000">
        <w:rPr>
          <w:rFonts w:ascii="Times New Roman" w:cs="Times New Roman" w:eastAsia="Times New Roman" w:hAnsi="Times New Roman"/>
          <w:rtl w:val="0"/>
        </w:rPr>
        <w:t xml:space="preserve">: Unless you took the Moral Code weakness, you don’t need to put anything here.</w:t>
      </w:r>
    </w:p>
    <w:p w:rsidR="00000000" w:rsidDel="00000000" w:rsidP="00000000" w:rsidRDefault="00000000" w:rsidRPr="00000000" w14:paraId="0000019C">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Skills</w:t>
      </w:r>
    </w:p>
    <w:p w:rsidR="00000000" w:rsidDel="00000000" w:rsidP="00000000" w:rsidRDefault="00000000" w:rsidRPr="00000000" w14:paraId="0000019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Specialization</w:t>
      </w:r>
      <w:r w:rsidDel="00000000" w:rsidR="00000000" w:rsidRPr="00000000">
        <w:rPr>
          <w:rFonts w:ascii="Times New Roman" w:cs="Times New Roman" w:eastAsia="Times New Roman" w:hAnsi="Times New Roman"/>
          <w:rtl w:val="0"/>
        </w:rPr>
        <w:t xml:space="preserve">: Only need to write something here if you specialized in a specific aspect of the skill.</w:t>
      </w:r>
    </w:p>
    <w:p w:rsidR="00000000" w:rsidDel="00000000" w:rsidP="00000000" w:rsidRDefault="00000000" w:rsidRPr="00000000" w14:paraId="0000019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Skill Rank</w:t>
      </w:r>
      <w:r w:rsidDel="00000000" w:rsidR="00000000" w:rsidRPr="00000000">
        <w:rPr>
          <w:rFonts w:ascii="Times New Roman" w:cs="Times New Roman" w:eastAsia="Times New Roman" w:hAnsi="Times New Roman"/>
          <w:rtl w:val="0"/>
        </w:rPr>
        <w:t xml:space="preserve">: Record the skill rank of the skill.</w:t>
      </w:r>
    </w:p>
    <w:p w:rsidR="00000000" w:rsidDel="00000000" w:rsidP="00000000" w:rsidRDefault="00000000" w:rsidRPr="00000000" w14:paraId="0000019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#Dice</w:t>
      </w:r>
      <w:r w:rsidDel="00000000" w:rsidR="00000000" w:rsidRPr="00000000">
        <w:rPr>
          <w:rFonts w:ascii="Times New Roman" w:cs="Times New Roman" w:eastAsia="Times New Roman" w:hAnsi="Times New Roman"/>
          <w:rtl w:val="0"/>
        </w:rPr>
        <w:t xml:space="preserve">: Typically 1 more than the skill rank, though certain techniques or abilities may raise it further</w:t>
      </w:r>
    </w:p>
    <w:p w:rsidR="00000000" w:rsidDel="00000000" w:rsidP="00000000" w:rsidRDefault="00000000" w:rsidRPr="00000000" w14:paraId="000001A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 Mod</w:t>
      </w:r>
      <w:r w:rsidDel="00000000" w:rsidR="00000000" w:rsidRPr="00000000">
        <w:rPr>
          <w:rFonts w:ascii="Times New Roman" w:cs="Times New Roman" w:eastAsia="Times New Roman" w:hAnsi="Times New Roman"/>
          <w:rtl w:val="0"/>
        </w:rPr>
        <w:t xml:space="preserve">: the derived attribute modifier the skill is tied to (i.e., </w:t>
      </w:r>
      <w:r w:rsidDel="00000000" w:rsidR="00000000" w:rsidRPr="00000000">
        <w:rPr>
          <w:rFonts w:ascii="Times New Roman" w:cs="Times New Roman" w:eastAsia="Times New Roman" w:hAnsi="Times New Roman"/>
          <w:b w:val="1"/>
          <w:rtl w:val="0"/>
        </w:rPr>
        <w:t xml:space="preserve">Brawn </w:t>
      </w:r>
      <w:r w:rsidDel="00000000" w:rsidR="00000000" w:rsidRPr="00000000">
        <w:rPr>
          <w:rFonts w:ascii="Times New Roman" w:cs="Times New Roman" w:eastAsia="Times New Roman" w:hAnsi="Times New Roman"/>
          <w:rtl w:val="0"/>
        </w:rPr>
        <w:t xml:space="preserve">or </w:t>
      </w:r>
      <w:r w:rsidDel="00000000" w:rsidR="00000000" w:rsidRPr="00000000">
        <w:rPr>
          <w:rFonts w:ascii="Times New Roman" w:cs="Times New Roman" w:eastAsia="Times New Roman" w:hAnsi="Times New Roman"/>
          <w:b w:val="1"/>
          <w:rtl w:val="0"/>
        </w:rPr>
        <w:t xml:space="preserve">Insight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Adn Mod</w:t>
      </w:r>
      <w:r w:rsidDel="00000000" w:rsidR="00000000" w:rsidRPr="00000000">
        <w:rPr>
          <w:rFonts w:ascii="Times New Roman" w:cs="Times New Roman" w:eastAsia="Times New Roman" w:hAnsi="Times New Roman"/>
          <w:rtl w:val="0"/>
        </w:rPr>
        <w:t xml:space="preserve">: Any additional modifier e.g., the </w:t>
      </w:r>
      <w:r w:rsidDel="00000000" w:rsidR="00000000" w:rsidRPr="00000000">
        <w:rPr>
          <w:rFonts w:ascii="Times New Roman" w:cs="Times New Roman" w:eastAsia="Times New Roman" w:hAnsi="Times New Roman"/>
          <w:i w:val="1"/>
          <w:rtl w:val="0"/>
        </w:rPr>
        <w:t xml:space="preserve">Prowess </w:t>
      </w:r>
      <w:r w:rsidDel="00000000" w:rsidR="00000000" w:rsidRPr="00000000">
        <w:rPr>
          <w:rFonts w:ascii="Times New Roman" w:cs="Times New Roman" w:eastAsia="Times New Roman" w:hAnsi="Times New Roman"/>
          <w:rtl w:val="0"/>
        </w:rPr>
        <w:t xml:space="preserve">strength).</w:t>
      </w:r>
    </w:p>
    <w:p w:rsidR="00000000" w:rsidDel="00000000" w:rsidP="00000000" w:rsidRDefault="00000000" w:rsidRPr="00000000" w14:paraId="000001A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 Roll</w:t>
      </w:r>
      <w:r w:rsidDel="00000000" w:rsidR="00000000" w:rsidRPr="00000000">
        <w:rPr>
          <w:rFonts w:ascii="Times New Roman" w:cs="Times New Roman" w:eastAsia="Times New Roman" w:hAnsi="Times New Roman"/>
          <w:rtl w:val="0"/>
        </w:rPr>
        <w:t xml:space="preserve">: Record the final minimum die roll required for a success (15 minus all modifiers).</w:t>
      </w:r>
    </w:p>
    <w:p w:rsidR="00000000" w:rsidDel="00000000" w:rsidP="00000000" w:rsidRDefault="00000000" w:rsidRPr="00000000" w14:paraId="000001A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Body Diagram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Damage Capacity</w:t>
      </w:r>
      <w:r w:rsidDel="00000000" w:rsidR="00000000" w:rsidRPr="00000000">
        <w:rPr>
          <w:rFonts w:ascii="Times New Roman" w:cs="Times New Roman" w:eastAsia="Times New Roman" w:hAnsi="Times New Roman"/>
          <w:rtl w:val="0"/>
        </w:rPr>
        <w:t xml:space="preserve">: You will have a number of boxes in both the white and gray areas of </w:t>
      </w:r>
      <w:r w:rsidDel="00000000" w:rsidR="00000000" w:rsidRPr="00000000">
        <w:rPr>
          <w:rFonts w:ascii="Times New Roman" w:cs="Times New Roman" w:eastAsia="Times New Roman" w:hAnsi="Times New Roman"/>
          <w:i w:val="1"/>
          <w:rtl w:val="0"/>
        </w:rPr>
        <w:t xml:space="preserve">each </w:t>
      </w:r>
      <w:r w:rsidDel="00000000" w:rsidR="00000000" w:rsidRPr="00000000">
        <w:rPr>
          <w:rFonts w:ascii="Times New Roman" w:cs="Times New Roman" w:eastAsia="Times New Roman" w:hAnsi="Times New Roman"/>
          <w:rtl w:val="0"/>
        </w:rPr>
        <w:t xml:space="preserve">body area equal to 5 + your </w:t>
      </w:r>
      <w:r w:rsidDel="00000000" w:rsidR="00000000" w:rsidRPr="00000000">
        <w:rPr>
          <w:rFonts w:ascii="Times New Roman" w:cs="Times New Roman" w:eastAsia="Times New Roman" w:hAnsi="Times New Roman"/>
          <w:b w:val="1"/>
          <w:rtl w:val="0"/>
        </w:rPr>
        <w:t xml:space="preserve">BR </w:t>
      </w:r>
      <w:r w:rsidDel="00000000" w:rsidR="00000000" w:rsidRPr="00000000">
        <w:rPr>
          <w:rFonts w:ascii="Times New Roman" w:cs="Times New Roman" w:eastAsia="Times New Roman" w:hAnsi="Times New Roman"/>
          <w:rtl w:val="0"/>
        </w:rPr>
        <w:t xml:space="preserve">attribute rating. Black out all other boxes.</w:t>
      </w:r>
    </w:p>
    <w:p w:rsidR="00000000" w:rsidDel="00000000" w:rsidP="00000000" w:rsidRDefault="00000000" w:rsidRPr="00000000" w14:paraId="000001A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Endurance Levels</w:t>
      </w:r>
      <w:r w:rsidDel="00000000" w:rsidR="00000000" w:rsidRPr="00000000">
        <w:rPr>
          <w:rFonts w:ascii="Times New Roman" w:cs="Times New Roman" w:eastAsia="Times New Roman" w:hAnsi="Times New Roman"/>
          <w:rtl w:val="0"/>
        </w:rPr>
        <w:t xml:space="preserve">: You will have a number of Endurance Levels in both the white and gray areas equal to 5 + your </w:t>
      </w:r>
      <w:r w:rsidDel="00000000" w:rsidR="00000000" w:rsidRPr="00000000">
        <w:rPr>
          <w:rFonts w:ascii="Times New Roman" w:cs="Times New Roman" w:eastAsia="Times New Roman" w:hAnsi="Times New Roman"/>
          <w:b w:val="1"/>
          <w:rtl w:val="0"/>
        </w:rPr>
        <w:t xml:space="preserve">ST </w:t>
      </w:r>
      <w:r w:rsidDel="00000000" w:rsidR="00000000" w:rsidRPr="00000000">
        <w:rPr>
          <w:rFonts w:ascii="Times New Roman" w:cs="Times New Roman" w:eastAsia="Times New Roman" w:hAnsi="Times New Roman"/>
          <w:rtl w:val="0"/>
        </w:rPr>
        <w:t xml:space="preserve">attribute rating. Black out all other boxes.</w:t>
      </w:r>
    </w:p>
    <w:p w:rsidR="00000000" w:rsidDel="00000000" w:rsidP="00000000" w:rsidRDefault="00000000" w:rsidRPr="00000000" w14:paraId="000001A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Concentration Levels</w:t>
      </w:r>
      <w:r w:rsidDel="00000000" w:rsidR="00000000" w:rsidRPr="00000000">
        <w:rPr>
          <w:rFonts w:ascii="Times New Roman" w:cs="Times New Roman" w:eastAsia="Times New Roman" w:hAnsi="Times New Roman"/>
          <w:rtl w:val="0"/>
        </w:rPr>
        <w:t xml:space="preserve">: You will have a number of Concentration Levels in both the white and gray areas equal to 5 + your </w:t>
      </w:r>
      <w:r w:rsidDel="00000000" w:rsidR="00000000" w:rsidRPr="00000000">
        <w:rPr>
          <w:rFonts w:ascii="Times New Roman" w:cs="Times New Roman" w:eastAsia="Times New Roman" w:hAnsi="Times New Roman"/>
          <w:b w:val="1"/>
          <w:rtl w:val="0"/>
        </w:rPr>
        <w:t xml:space="preserve">PR </w:t>
      </w:r>
      <w:r w:rsidDel="00000000" w:rsidR="00000000" w:rsidRPr="00000000">
        <w:rPr>
          <w:rFonts w:ascii="Times New Roman" w:cs="Times New Roman" w:eastAsia="Times New Roman" w:hAnsi="Times New Roman"/>
          <w:rtl w:val="0"/>
        </w:rPr>
        <w:t xml:space="preserve">attribute rating. Black out all other boxes.</w:t>
      </w:r>
    </w:p>
    <w:p w:rsidR="00000000" w:rsidDel="00000000" w:rsidP="00000000" w:rsidRDefault="00000000" w:rsidRPr="00000000" w14:paraId="000001A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Fatigue Levels</w:t>
      </w:r>
      <w:r w:rsidDel="00000000" w:rsidR="00000000" w:rsidRPr="00000000">
        <w:rPr>
          <w:rFonts w:ascii="Times New Roman" w:cs="Times New Roman" w:eastAsia="Times New Roman" w:hAnsi="Times New Roman"/>
          <w:rtl w:val="0"/>
        </w:rPr>
        <w:t xml:space="preserve">: You will have a number of Fatigue Levels in both the white and gray areas equal to 5 + your </w:t>
      </w:r>
      <w:r w:rsidDel="00000000" w:rsidR="00000000" w:rsidRPr="00000000">
        <w:rPr>
          <w:rFonts w:ascii="Times New Roman" w:cs="Times New Roman" w:eastAsia="Times New Roman" w:hAnsi="Times New Roman"/>
          <w:b w:val="1"/>
          <w:rtl w:val="0"/>
        </w:rPr>
        <w:t xml:space="preserve">ST </w:t>
      </w:r>
      <w:r w:rsidDel="00000000" w:rsidR="00000000" w:rsidRPr="00000000">
        <w:rPr>
          <w:rFonts w:ascii="Times New Roman" w:cs="Times New Roman" w:eastAsia="Times New Roman" w:hAnsi="Times New Roman"/>
          <w:rtl w:val="0"/>
        </w:rPr>
        <w:t xml:space="preserve">attribute rating. Black out all other boxes.</w:t>
      </w:r>
    </w:p>
    <w:p w:rsidR="00000000" w:rsidDel="00000000" w:rsidP="00000000" w:rsidRDefault="00000000" w:rsidRPr="00000000" w14:paraId="000001A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Health Levels</w:t>
      </w:r>
      <w:r w:rsidDel="00000000" w:rsidR="00000000" w:rsidRPr="00000000">
        <w:rPr>
          <w:rFonts w:ascii="Times New Roman" w:cs="Times New Roman" w:eastAsia="Times New Roman" w:hAnsi="Times New Roman"/>
          <w:rtl w:val="0"/>
        </w:rPr>
        <w:t xml:space="preserve">: You will have a number of Health Levels in both the white and gray areas equal to 5 + your </w:t>
      </w:r>
      <w:r w:rsidDel="00000000" w:rsidR="00000000" w:rsidRPr="00000000">
        <w:rPr>
          <w:rFonts w:ascii="Times New Roman" w:cs="Times New Roman" w:eastAsia="Times New Roman" w:hAnsi="Times New Roman"/>
          <w:b w:val="1"/>
          <w:rtl w:val="0"/>
        </w:rPr>
        <w:t xml:space="preserve">BR </w:t>
      </w:r>
      <w:r w:rsidDel="00000000" w:rsidR="00000000" w:rsidRPr="00000000">
        <w:rPr>
          <w:rFonts w:ascii="Times New Roman" w:cs="Times New Roman" w:eastAsia="Times New Roman" w:hAnsi="Times New Roman"/>
          <w:rtl w:val="0"/>
        </w:rPr>
        <w:t xml:space="preserve">attribute rating. Black out all other boxes.</w:t>
      </w:r>
    </w:p>
    <w:p w:rsidR="00000000" w:rsidDel="00000000" w:rsidP="00000000" w:rsidRDefault="00000000" w:rsidRPr="00000000" w14:paraId="000001A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Sanity Levels</w:t>
      </w:r>
      <w:r w:rsidDel="00000000" w:rsidR="00000000" w:rsidRPr="00000000">
        <w:rPr>
          <w:rFonts w:ascii="Times New Roman" w:cs="Times New Roman" w:eastAsia="Times New Roman" w:hAnsi="Times New Roman"/>
          <w:rtl w:val="0"/>
        </w:rPr>
        <w:t xml:space="preserve">: You will have a number of Sanity Levels in both the white and gray areas equal to 5 + your </w:t>
      </w:r>
      <w:r w:rsidDel="00000000" w:rsidR="00000000" w:rsidRPr="00000000">
        <w:rPr>
          <w:rFonts w:ascii="Times New Roman" w:cs="Times New Roman" w:eastAsia="Times New Roman" w:hAnsi="Times New Roman"/>
          <w:b w:val="1"/>
          <w:rtl w:val="0"/>
        </w:rPr>
        <w:t xml:space="preserve">PR </w:t>
      </w:r>
      <w:r w:rsidDel="00000000" w:rsidR="00000000" w:rsidRPr="00000000">
        <w:rPr>
          <w:rFonts w:ascii="Times New Roman" w:cs="Times New Roman" w:eastAsia="Times New Roman" w:hAnsi="Times New Roman"/>
          <w:rtl w:val="0"/>
        </w:rPr>
        <w:t xml:space="preserve">attribute rating. Black out all other boxes.</w:t>
      </w:r>
    </w:p>
    <w:p w:rsidR="00000000" w:rsidDel="00000000" w:rsidP="00000000" w:rsidRDefault="00000000" w:rsidRPr="00000000" w14:paraId="000001A9">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Melee Weapons</w:t>
      </w:r>
    </w:p>
    <w:p w:rsidR="00000000" w:rsidDel="00000000" w:rsidP="00000000" w:rsidRDefault="00000000" w:rsidRPr="00000000" w14:paraId="000001A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Quality</w:t>
      </w:r>
      <w:r w:rsidDel="00000000" w:rsidR="00000000" w:rsidRPr="00000000">
        <w:rPr>
          <w:rFonts w:ascii="Times New Roman" w:cs="Times New Roman" w:eastAsia="Times New Roman" w:hAnsi="Times New Roman"/>
          <w:rtl w:val="0"/>
        </w:rPr>
        <w:t xml:space="preserve">: Record the quality modifier, if any, of the weapon</w:t>
      </w:r>
    </w:p>
    <w:p w:rsidR="00000000" w:rsidDel="00000000" w:rsidP="00000000" w:rsidRDefault="00000000" w:rsidRPr="00000000" w14:paraId="000001A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Spd</w:t>
      </w:r>
      <w:r w:rsidDel="00000000" w:rsidR="00000000" w:rsidRPr="00000000">
        <w:rPr>
          <w:rFonts w:ascii="Times New Roman" w:cs="Times New Roman" w:eastAsia="Times New Roman" w:hAnsi="Times New Roman"/>
          <w:rtl w:val="0"/>
        </w:rPr>
        <w:t xml:space="preserve">: Record the speed modifier for each weapon, usually ranging from -6 to +2</w:t>
      </w:r>
    </w:p>
    <w:p w:rsidR="00000000" w:rsidDel="00000000" w:rsidP="00000000" w:rsidRDefault="00000000" w:rsidRPr="00000000" w14:paraId="000001A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Dmg</w:t>
      </w:r>
      <w:r w:rsidDel="00000000" w:rsidR="00000000" w:rsidRPr="00000000">
        <w:rPr>
          <w:rFonts w:ascii="Times New Roman" w:cs="Times New Roman" w:eastAsia="Times New Roman" w:hAnsi="Times New Roman"/>
          <w:rtl w:val="0"/>
        </w:rPr>
        <w:t xml:space="preserve">: Record the damage modifier for each weapon, typically ranging from -2 to +3</w:t>
      </w:r>
    </w:p>
    <w:p w:rsidR="00000000" w:rsidDel="00000000" w:rsidP="00000000" w:rsidRDefault="00000000" w:rsidRPr="00000000" w14:paraId="000001AD">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Ranged Weapons</w:t>
      </w:r>
    </w:p>
    <w:p w:rsidR="00000000" w:rsidDel="00000000" w:rsidP="00000000" w:rsidRDefault="00000000" w:rsidRPr="00000000" w14:paraId="000001A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Quality</w:t>
      </w:r>
      <w:r w:rsidDel="00000000" w:rsidR="00000000" w:rsidRPr="00000000">
        <w:rPr>
          <w:rFonts w:ascii="Times New Roman" w:cs="Times New Roman" w:eastAsia="Times New Roman" w:hAnsi="Times New Roman"/>
          <w:rtl w:val="0"/>
        </w:rPr>
        <w:t xml:space="preserve">: Record the quality modifier, if any, of the weapon</w:t>
      </w:r>
    </w:p>
    <w:p w:rsidR="00000000" w:rsidDel="00000000" w:rsidP="00000000" w:rsidRDefault="00000000" w:rsidRPr="00000000" w14:paraId="000001A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Spd</w:t>
      </w:r>
      <w:r w:rsidDel="00000000" w:rsidR="00000000" w:rsidRPr="00000000">
        <w:rPr>
          <w:rFonts w:ascii="Times New Roman" w:cs="Times New Roman" w:eastAsia="Times New Roman" w:hAnsi="Times New Roman"/>
          <w:rtl w:val="0"/>
        </w:rPr>
        <w:t xml:space="preserve">: Record the speed modifier for each weapon, usually ranging from -6 to +2</w:t>
      </w:r>
    </w:p>
    <w:p w:rsidR="00000000" w:rsidDel="00000000" w:rsidP="00000000" w:rsidRDefault="00000000" w:rsidRPr="00000000" w14:paraId="000001B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Dmg</w:t>
      </w:r>
      <w:r w:rsidDel="00000000" w:rsidR="00000000" w:rsidRPr="00000000">
        <w:rPr>
          <w:rFonts w:ascii="Times New Roman" w:cs="Times New Roman" w:eastAsia="Times New Roman" w:hAnsi="Times New Roman"/>
          <w:rtl w:val="0"/>
        </w:rPr>
        <w:t xml:space="preserve">: Record the damage modifier for each weapon, typically ranging from -2 to +3</w:t>
      </w:r>
    </w:p>
    <w:p w:rsidR="00000000" w:rsidDel="00000000" w:rsidP="00000000" w:rsidRDefault="00000000" w:rsidRPr="00000000" w14:paraId="000001B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DLs and Ranges</w:t>
      </w:r>
      <w:r w:rsidDel="00000000" w:rsidR="00000000" w:rsidRPr="00000000">
        <w:rPr>
          <w:rFonts w:ascii="Times New Roman" w:cs="Times New Roman" w:eastAsia="Times New Roman" w:hAnsi="Times New Roman"/>
          <w:rtl w:val="0"/>
        </w:rPr>
        <w:t xml:space="preserve">: Record the range for each DL</w:t>
      </w:r>
    </w:p>
    <w:p w:rsidR="00000000" w:rsidDel="00000000" w:rsidP="00000000" w:rsidRDefault="00000000" w:rsidRPr="00000000" w14:paraId="000001B2">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Damage</w:t>
      </w:r>
    </w:p>
    <w:p w:rsidR="00000000" w:rsidDel="00000000" w:rsidP="00000000" w:rsidRDefault="00000000" w:rsidRPr="00000000" w14:paraId="000001B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PS</w:t>
      </w:r>
      <w:r w:rsidDel="00000000" w:rsidR="00000000" w:rsidRPr="00000000">
        <w:rPr>
          <w:rFonts w:ascii="Times New Roman" w:cs="Times New Roman" w:eastAsia="Times New Roman" w:hAnsi="Times New Roman"/>
          <w:rtl w:val="0"/>
        </w:rPr>
        <w:t xml:space="preserve">: Record the Physical Strength modifier</w:t>
      </w:r>
    </w:p>
    <w:p w:rsidR="00000000" w:rsidDel="00000000" w:rsidP="00000000" w:rsidRDefault="00000000" w:rsidRPr="00000000" w14:paraId="000001B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Weapon</w:t>
      </w:r>
      <w:r w:rsidDel="00000000" w:rsidR="00000000" w:rsidRPr="00000000">
        <w:rPr>
          <w:rFonts w:ascii="Times New Roman" w:cs="Times New Roman" w:eastAsia="Times New Roman" w:hAnsi="Times New Roman"/>
          <w:rtl w:val="0"/>
        </w:rPr>
        <w:t xml:space="preserve">: Record the damage modifier for the  primary weapon, typically ranging from -2 to +3</w:t>
      </w:r>
    </w:p>
    <w:p w:rsidR="00000000" w:rsidDel="00000000" w:rsidP="00000000" w:rsidRDefault="00000000" w:rsidRPr="00000000" w14:paraId="000001B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Quality</w:t>
      </w:r>
      <w:r w:rsidDel="00000000" w:rsidR="00000000" w:rsidRPr="00000000">
        <w:rPr>
          <w:rFonts w:ascii="Times New Roman" w:cs="Times New Roman" w:eastAsia="Times New Roman" w:hAnsi="Times New Roman"/>
          <w:rtl w:val="0"/>
        </w:rPr>
        <w:t xml:space="preserve">: Record the quality modifier, if any, of the weapon</w:t>
      </w:r>
    </w:p>
    <w:p w:rsidR="00000000" w:rsidDel="00000000" w:rsidP="00000000" w:rsidRDefault="00000000" w:rsidRPr="00000000" w14:paraId="000001B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Base Dmg</w:t>
      </w:r>
      <w:r w:rsidDel="00000000" w:rsidR="00000000" w:rsidRPr="00000000">
        <w:rPr>
          <w:rFonts w:ascii="Times New Roman" w:cs="Times New Roman" w:eastAsia="Times New Roman" w:hAnsi="Times New Roman"/>
          <w:rtl w:val="0"/>
        </w:rPr>
        <w:t xml:space="preserve">: Add the first three numbers together to determine base damage</w:t>
      </w:r>
    </w:p>
    <w:p w:rsidR="00000000" w:rsidDel="00000000" w:rsidP="00000000" w:rsidRDefault="00000000" w:rsidRPr="00000000" w14:paraId="000001B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succ</w:t>
      </w:r>
      <w:r w:rsidDel="00000000" w:rsidR="00000000" w:rsidRPr="00000000">
        <w:rPr>
          <w:rFonts w:ascii="Times New Roman" w:cs="Times New Roman" w:eastAsia="Times New Roman" w:hAnsi="Times New Roman"/>
          <w:rtl w:val="0"/>
        </w:rPr>
        <w:t xml:space="preserve">: Number of successes. Leave this blank as this will be determined for each separate attack.</w:t>
      </w:r>
    </w:p>
    <w:p w:rsidR="00000000" w:rsidDel="00000000" w:rsidP="00000000" w:rsidRDefault="00000000" w:rsidRPr="00000000" w14:paraId="000001B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Dmg</w:t>
      </w:r>
      <w:r w:rsidDel="00000000" w:rsidR="00000000" w:rsidRPr="00000000">
        <w:rPr>
          <w:rFonts w:ascii="Times New Roman" w:cs="Times New Roman" w:eastAsia="Times New Roman" w:hAnsi="Times New Roman"/>
          <w:rtl w:val="0"/>
        </w:rPr>
        <w:t xml:space="preserve">: Leave this blank. To determine total damage add Base damage to the number of successes.</w:t>
      </w:r>
    </w:p>
    <w:p w:rsidR="00000000" w:rsidDel="00000000" w:rsidP="00000000" w:rsidRDefault="00000000" w:rsidRPr="00000000" w14:paraId="000001B9">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Initiative</w:t>
      </w:r>
    </w:p>
    <w:p w:rsidR="00000000" w:rsidDel="00000000" w:rsidP="00000000" w:rsidRDefault="00000000" w:rsidRPr="00000000" w14:paraId="000001B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CD Mod</w:t>
      </w:r>
      <w:r w:rsidDel="00000000" w:rsidR="00000000" w:rsidRPr="00000000">
        <w:rPr>
          <w:rFonts w:ascii="Times New Roman" w:cs="Times New Roman" w:eastAsia="Times New Roman" w:hAnsi="Times New Roman"/>
          <w:rtl w:val="0"/>
        </w:rPr>
        <w:t xml:space="preserve">: Record the Coordination (</w:t>
      </w:r>
      <w:r w:rsidDel="00000000" w:rsidR="00000000" w:rsidRPr="00000000">
        <w:rPr>
          <w:rFonts w:ascii="Times New Roman" w:cs="Times New Roman" w:eastAsia="Times New Roman" w:hAnsi="Times New Roman"/>
          <w:b w:val="1"/>
          <w:rtl w:val="0"/>
        </w:rPr>
        <w:t xml:space="preserve">CD</w:t>
      </w:r>
      <w:r w:rsidDel="00000000" w:rsidR="00000000" w:rsidRPr="00000000">
        <w:rPr>
          <w:rFonts w:ascii="Times New Roman" w:cs="Times New Roman" w:eastAsia="Times New Roman" w:hAnsi="Times New Roman"/>
          <w:rtl w:val="0"/>
        </w:rPr>
        <w:t xml:space="preserve">) rating </w:t>
      </w:r>
    </w:p>
    <w:p w:rsidR="00000000" w:rsidDel="00000000" w:rsidP="00000000" w:rsidRDefault="00000000" w:rsidRPr="00000000" w14:paraId="000001B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 Mod</w:t>
      </w:r>
      <w:r w:rsidDel="00000000" w:rsidR="00000000" w:rsidRPr="00000000">
        <w:rPr>
          <w:rFonts w:ascii="Times New Roman" w:cs="Times New Roman" w:eastAsia="Times New Roman" w:hAnsi="Times New Roman"/>
          <w:rtl w:val="0"/>
        </w:rPr>
        <w:t xml:space="preserve">: Record any additional modifier (i.e., from the </w:t>
      </w:r>
      <w:r w:rsidDel="00000000" w:rsidR="00000000" w:rsidRPr="00000000">
        <w:rPr>
          <w:rFonts w:ascii="Times New Roman" w:cs="Times New Roman" w:eastAsia="Times New Roman" w:hAnsi="Times New Roman"/>
          <w:i w:val="1"/>
          <w:rtl w:val="0"/>
        </w:rPr>
        <w:t xml:space="preserve">Quickness </w:t>
      </w:r>
      <w:r w:rsidDel="00000000" w:rsidR="00000000" w:rsidRPr="00000000">
        <w:rPr>
          <w:rFonts w:ascii="Times New Roman" w:cs="Times New Roman" w:eastAsia="Times New Roman" w:hAnsi="Times New Roman"/>
          <w:rtl w:val="0"/>
        </w:rPr>
        <w:t xml:space="preserve">strength)</w:t>
      </w:r>
    </w:p>
    <w:p w:rsidR="00000000" w:rsidDel="00000000" w:rsidP="00000000" w:rsidRDefault="00000000" w:rsidRPr="00000000" w14:paraId="000001B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½ skill rank</w:t>
      </w:r>
      <w:r w:rsidDel="00000000" w:rsidR="00000000" w:rsidRPr="00000000">
        <w:rPr>
          <w:rFonts w:ascii="Times New Roman" w:cs="Times New Roman" w:eastAsia="Times New Roman" w:hAnsi="Times New Roman"/>
          <w:rtl w:val="0"/>
        </w:rPr>
        <w:t xml:space="preserve">: Record ½ skill rank of most prominent combat skill (rounded down)</w:t>
      </w:r>
    </w:p>
    <w:p w:rsidR="00000000" w:rsidDel="00000000" w:rsidP="00000000" w:rsidRDefault="00000000" w:rsidRPr="00000000" w14:paraId="000001B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Exert(?)</w:t>
      </w:r>
      <w:r w:rsidDel="00000000" w:rsidR="00000000" w:rsidRPr="00000000">
        <w:rPr>
          <w:rFonts w:ascii="Times New Roman" w:cs="Times New Roman" w:eastAsia="Times New Roman" w:hAnsi="Times New Roman"/>
          <w:rtl w:val="0"/>
        </w:rPr>
        <w:t xml:space="preserve">: Leave this blank. For every Endurance or Fatigue Level spent on Initiative, add +3</w:t>
      </w:r>
    </w:p>
    <w:p w:rsidR="00000000" w:rsidDel="00000000" w:rsidP="00000000" w:rsidRDefault="00000000" w:rsidRPr="00000000" w14:paraId="000001B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Succ Def(?)</w:t>
      </w:r>
      <w:r w:rsidDel="00000000" w:rsidR="00000000" w:rsidRPr="00000000">
        <w:rPr>
          <w:rFonts w:ascii="Times New Roman" w:cs="Times New Roman" w:eastAsia="Times New Roman" w:hAnsi="Times New Roman"/>
          <w:rtl w:val="0"/>
        </w:rPr>
        <w:t xml:space="preserve">: Leave blank. For every defense success in excess of attacker’s, add +1 to Initiative for next round. </w:t>
      </w:r>
    </w:p>
    <w:p w:rsidR="00000000" w:rsidDel="00000000" w:rsidP="00000000" w:rsidRDefault="00000000" w:rsidRPr="00000000" w14:paraId="000001B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Wpn spd</w:t>
      </w:r>
      <w:r w:rsidDel="00000000" w:rsidR="00000000" w:rsidRPr="00000000">
        <w:rPr>
          <w:rFonts w:ascii="Times New Roman" w:cs="Times New Roman" w:eastAsia="Times New Roman" w:hAnsi="Times New Roman"/>
          <w:rtl w:val="0"/>
        </w:rPr>
        <w:t xml:space="preserve">: Add speed modifier for your most prominent weapon.</w:t>
      </w:r>
    </w:p>
    <w:p w:rsidR="00000000" w:rsidDel="00000000" w:rsidP="00000000" w:rsidRDefault="00000000" w:rsidRPr="00000000" w14:paraId="000001C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 spd</w:t>
      </w:r>
      <w:r w:rsidDel="00000000" w:rsidR="00000000" w:rsidRPr="00000000">
        <w:rPr>
          <w:rFonts w:ascii="Times New Roman" w:cs="Times New Roman" w:eastAsia="Times New Roman" w:hAnsi="Times New Roman"/>
          <w:rtl w:val="0"/>
        </w:rPr>
        <w:t xml:space="preserve">: Add speed modifier for armor worn.</w:t>
      </w:r>
    </w:p>
    <w:p w:rsidR="00000000" w:rsidDel="00000000" w:rsidP="00000000" w:rsidRDefault="00000000" w:rsidRPr="00000000" w14:paraId="000001C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Wounds</w:t>
      </w:r>
      <w:r w:rsidDel="00000000" w:rsidR="00000000" w:rsidRPr="00000000">
        <w:rPr>
          <w:rFonts w:ascii="Times New Roman" w:cs="Times New Roman" w:eastAsia="Times New Roman" w:hAnsi="Times New Roman"/>
          <w:rtl w:val="0"/>
        </w:rPr>
        <w:t xml:space="preserve">: Leave this blank. For every 1 point of wounds suffered, subtract 1 from Initiative.</w:t>
      </w:r>
    </w:p>
    <w:p w:rsidR="00000000" w:rsidDel="00000000" w:rsidP="00000000" w:rsidRDefault="00000000" w:rsidRPr="00000000" w14:paraId="000001C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Mod</w:t>
      </w:r>
      <w:r w:rsidDel="00000000" w:rsidR="00000000" w:rsidRPr="00000000">
        <w:rPr>
          <w:rFonts w:ascii="Times New Roman" w:cs="Times New Roman" w:eastAsia="Times New Roman" w:hAnsi="Times New Roman"/>
          <w:rtl w:val="0"/>
        </w:rPr>
        <w:t xml:space="preserve">: Add the total of all other modifiers and write it here. This is your total Initiative modifier.</w:t>
      </w:r>
    </w:p>
    <w:p w:rsidR="00000000" w:rsidDel="00000000" w:rsidP="00000000" w:rsidRDefault="00000000" w:rsidRPr="00000000" w14:paraId="000001C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Equipment</w:t>
      </w:r>
      <w:r w:rsidDel="00000000" w:rsidR="00000000" w:rsidRPr="00000000">
        <w:rPr>
          <w:rFonts w:ascii="Times New Roman" w:cs="Times New Roman" w:eastAsia="Times New Roman" w:hAnsi="Times New Roman"/>
          <w:rtl w:val="0"/>
        </w:rPr>
        <w:t xml:space="preserve">: Write down your equipment items from your Equipment package</w:t>
      </w:r>
    </w:p>
    <w:p w:rsidR="00000000" w:rsidDel="00000000" w:rsidP="00000000" w:rsidRDefault="00000000" w:rsidRPr="00000000" w14:paraId="000001C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Attire</w:t>
      </w:r>
      <w:r w:rsidDel="00000000" w:rsidR="00000000" w:rsidRPr="00000000">
        <w:rPr>
          <w:rFonts w:ascii="Times New Roman" w:cs="Times New Roman" w:eastAsia="Times New Roman" w:hAnsi="Times New Roman"/>
          <w:rtl w:val="0"/>
        </w:rPr>
        <w:t xml:space="preserve">: Jot down your character’s normal attire, whether that be a toga, business suit, or full plate armor</w:t>
      </w:r>
    </w:p>
    <w:p w:rsidR="00000000" w:rsidDel="00000000" w:rsidP="00000000" w:rsidRDefault="00000000" w:rsidRPr="00000000" w14:paraId="000001C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Special Items</w:t>
      </w:r>
      <w:r w:rsidDel="00000000" w:rsidR="00000000" w:rsidRPr="00000000">
        <w:rPr>
          <w:rFonts w:ascii="Times New Roman" w:cs="Times New Roman" w:eastAsia="Times New Roman" w:hAnsi="Times New Roman"/>
          <w:rtl w:val="0"/>
        </w:rPr>
        <w:t xml:space="preserve">: Record any special or unusual items your character may have. This could include a valued keepsake, a lucky rabbit’s foot, or something truly magical or extraordinary.</w:t>
      </w:r>
    </w:p>
    <w:p w:rsidR="00000000" w:rsidDel="00000000" w:rsidP="00000000" w:rsidRDefault="00000000" w:rsidRPr="00000000" w14:paraId="000001C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Background</w:t>
      </w:r>
      <w:r w:rsidDel="00000000" w:rsidR="00000000" w:rsidRPr="00000000">
        <w:rPr>
          <w:rFonts w:ascii="Times New Roman" w:cs="Times New Roman" w:eastAsia="Times New Roman" w:hAnsi="Times New Roman"/>
          <w:rtl w:val="0"/>
        </w:rPr>
        <w:t xml:space="preserve">: Jot down any pertinent information about your character’s background.</w:t>
      </w:r>
    </w:p>
    <w:p w:rsidR="00000000" w:rsidDel="00000000" w:rsidP="00000000" w:rsidRDefault="00000000" w:rsidRPr="00000000" w14:paraId="000001C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Relationships</w:t>
      </w:r>
      <w:r w:rsidDel="00000000" w:rsidR="00000000" w:rsidRPr="00000000">
        <w:rPr>
          <w:rFonts w:ascii="Times New Roman" w:cs="Times New Roman" w:eastAsia="Times New Roman" w:hAnsi="Times New Roman"/>
          <w:rtl w:val="0"/>
        </w:rPr>
        <w:t xml:space="preserve">: Jot down any important relationships in your life</w:t>
      </w:r>
    </w:p>
    <w:p w:rsidR="00000000" w:rsidDel="00000000" w:rsidP="00000000" w:rsidRDefault="00000000" w:rsidRPr="00000000" w14:paraId="000001C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Companions</w:t>
      </w:r>
      <w:r w:rsidDel="00000000" w:rsidR="00000000" w:rsidRPr="00000000">
        <w:rPr>
          <w:rFonts w:ascii="Times New Roman" w:cs="Times New Roman" w:eastAsia="Times New Roman" w:hAnsi="Times New Roman"/>
          <w:rtl w:val="0"/>
        </w:rPr>
        <w:t xml:space="preserve">: Write down any followers, animals, or other companions who are with you all the time.</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Cid Bastian" w:id="0" w:date="2021-09-29T13:54:30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something we actually want?  I really do not like giving them anything for free.  Because they will want to remove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9">
    <w:pPr>
      <w:pageBreakBefore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