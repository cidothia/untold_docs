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Times New Roman" w:cs="Times New Roman" w:eastAsia="Times New Roman" w:hAnsi="Times New Roman"/>
          <w:b w:val="1"/>
          <w:sz w:val="40"/>
          <w:szCs w:val="40"/>
        </w:rPr>
      </w:pPr>
      <w:bookmarkStart w:colFirst="0" w:colLast="0" w:name="_xkgvtxvbwva" w:id="0"/>
      <w:bookmarkEnd w:id="0"/>
      <w:commentRangeStart w:id="0"/>
      <w:r w:rsidDel="00000000" w:rsidR="00000000" w:rsidRPr="00000000">
        <w:rPr>
          <w:rFonts w:ascii="Times New Roman" w:cs="Times New Roman" w:eastAsia="Times New Roman" w:hAnsi="Times New Roman"/>
          <w:b w:val="1"/>
          <w:sz w:val="40"/>
          <w:szCs w:val="40"/>
          <w:rtl w:val="0"/>
        </w:rPr>
        <w:t xml:space="preserve">CHARACTER GENERATION OVERVIEW</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The 12 Steps to Character Generation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Consult with your Adjudicator </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Start with 150 Advancement Points</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Choose a Species</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Choose a Profession Package</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Acquire Boons</w:t>
      </w:r>
      <w:r w:rsidDel="00000000" w:rsidR="00000000" w:rsidRPr="00000000">
        <w:rPr>
          <w:rtl w:val="0"/>
        </w:rPr>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Acquire Hindrances</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Acquire Skills and increase skill ranks</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Acquire Edges and Techniques</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Acquire Equipment and Supplies</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Calculate Exertion Points</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Fill in Final Character Details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widowControl w:val="0"/>
        <w:spacing w:after="0" w:before="0" w:line="240" w:lineRule="auto"/>
        <w:rPr>
          <w:rFonts w:ascii="Times New Roman" w:cs="Times New Roman" w:eastAsia="Times New Roman" w:hAnsi="Times New Roman"/>
          <w:b w:val="1"/>
          <w:sz w:val="24"/>
          <w:szCs w:val="24"/>
        </w:rPr>
      </w:pPr>
      <w:bookmarkStart w:colFirst="0" w:colLast="0" w:name="_vwwoncyuwot3" w:id="1"/>
      <w:bookmarkEnd w:id="1"/>
      <w:r w:rsidDel="00000000" w:rsidR="00000000" w:rsidRPr="00000000">
        <w:rPr>
          <w:rFonts w:ascii="Times New Roman" w:cs="Times New Roman" w:eastAsia="Times New Roman" w:hAnsi="Times New Roman"/>
          <w:b w:val="1"/>
          <w:sz w:val="24"/>
          <w:szCs w:val="24"/>
          <w:rtl w:val="0"/>
        </w:rPr>
        <w:t xml:space="preserve">Step 1: Consult with your Adjudicator</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quite likely the most crucial of all the steps to character generation. Your Adjudicator will know what kind of game setting you will be playing in, what kind of story your character will be part of. Will it be a futuristic Sci-Fi setting, a modern or historical setting, or a mystical Fantasy setting? Will the characters be travelling—whether across a kingdom, a galaxy, time, or different planes—or will the story be confined to one central location? Will you be playing characters working to uphold the law, or those trying to skirt around it? Are multiple species available to choose from, or will the game be confined to one species (usually human)? Are certain boons, hindrances, or skills recommended or mandatory? (i.e., the game will take place on the high seas, so everyone is encouraged to know how to swim.) Or will certain boons, hindrances, or skills be banned or restricted? (i.e., one cannot start at a higher social status level, or certain skills or branches of knowledge are unavailable.) The answers to all of these questions will shape the direction you can take your character in the steps that follow.</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2: Start with 150 Advancement Points</w:t>
      </w:r>
    </w:p>
    <w:p w:rsidR="00000000" w:rsidDel="00000000" w:rsidP="00000000" w:rsidRDefault="00000000" w:rsidRPr="00000000" w14:paraId="00000015">
      <w:pPr>
        <w:pStyle w:val="Heading2"/>
        <w:widowControl w:val="0"/>
        <w:spacing w:after="0" w:before="0" w:line="240" w:lineRule="auto"/>
        <w:rPr>
          <w:rFonts w:ascii="Times New Roman" w:cs="Times New Roman" w:eastAsia="Times New Roman" w:hAnsi="Times New Roman"/>
          <w:b w:val="1"/>
          <w:sz w:val="24"/>
          <w:szCs w:val="24"/>
        </w:rPr>
      </w:pPr>
      <w:bookmarkStart w:colFirst="0" w:colLast="0" w:name="_x6olot8xjp9o" w:id="2"/>
      <w:bookmarkEnd w:id="2"/>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 AP is the recommended number of points for all starting characters. This reflects an average level of experience and expertise and gives a certain degree of freedom for players to sculpt their characters. If, however, the Adjudicator feels that the characters should be more limited—or more seasoned—this starting number can be adjusted.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2"/>
        <w:widowControl w:val="0"/>
        <w:spacing w:after="0" w:before="0" w:line="240" w:lineRule="auto"/>
        <w:rPr>
          <w:rFonts w:ascii="Times New Roman" w:cs="Times New Roman" w:eastAsia="Times New Roman" w:hAnsi="Times New Roman"/>
          <w:b w:val="1"/>
          <w:sz w:val="24"/>
          <w:szCs w:val="24"/>
        </w:rPr>
      </w:pPr>
      <w:bookmarkStart w:colFirst="0" w:colLast="0" w:name="_nk6xo0h9bcx4" w:id="3"/>
      <w:bookmarkEnd w:id="3"/>
      <w:r w:rsidDel="00000000" w:rsidR="00000000" w:rsidRPr="00000000">
        <w:rPr>
          <w:rFonts w:ascii="Times New Roman" w:cs="Times New Roman" w:eastAsia="Times New Roman" w:hAnsi="Times New Roman"/>
          <w:b w:val="1"/>
          <w:sz w:val="24"/>
          <w:szCs w:val="24"/>
          <w:rtl w:val="0"/>
        </w:rPr>
        <w:t xml:space="preserve">Step 3: Choose a Species</w:t>
      </w:r>
    </w:p>
    <w:p w:rsidR="00000000" w:rsidDel="00000000" w:rsidP="00000000" w:rsidRDefault="00000000" w:rsidRPr="00000000" w14:paraId="00000019">
      <w:pPr>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game world and setting has different species or races available for players to choose from. All species that could be played as a character in the game of Untold are ultimately equal in game terms. What this means is that in terms of AP, no species has more points to spend than another. Any natural advantages a specific species might have can be replicated through Boons (see step 5); any inherent disadvantages of a specific species can be expressed through Hindrances (see step 6). Thus, whether you make a human, giant, robot, vampire, or leprechaun, each will be balanced in game terms. </w:t>
      </w:r>
      <w:r w:rsidDel="00000000" w:rsidR="00000000" w:rsidRPr="00000000">
        <w:rPr>
          <w:rFonts w:ascii="Times New Roman" w:cs="Times New Roman" w:eastAsia="Times New Roman" w:hAnsi="Times New Roman"/>
          <w:rtl w:val="0"/>
        </w:rPr>
        <w:t xml:space="preserve">Human is</w:t>
      </w:r>
      <w:r w:rsidDel="00000000" w:rsidR="00000000" w:rsidRPr="00000000">
        <w:rPr>
          <w:rFonts w:ascii="Times New Roman" w:cs="Times New Roman" w:eastAsia="Times New Roman" w:hAnsi="Times New Roman"/>
          <w:rtl w:val="0"/>
        </w:rPr>
        <w:t xml:space="preserve"> usually the default species. (If this is your first time creating a character, we suggest choosing this option).</w:t>
      </w:r>
    </w:p>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2"/>
        <w:widowControl w:val="0"/>
        <w:spacing w:after="0" w:before="0" w:line="240" w:lineRule="auto"/>
        <w:rPr>
          <w:rFonts w:ascii="Times New Roman" w:cs="Times New Roman" w:eastAsia="Times New Roman" w:hAnsi="Times New Roman"/>
          <w:b w:val="1"/>
          <w:sz w:val="24"/>
          <w:szCs w:val="24"/>
        </w:rPr>
      </w:pPr>
      <w:bookmarkStart w:colFirst="0" w:colLast="0" w:name="_32mkivj3n0qj" w:id="4"/>
      <w:bookmarkEnd w:id="4"/>
      <w:r w:rsidDel="00000000" w:rsidR="00000000" w:rsidRPr="00000000">
        <w:rPr>
          <w:rFonts w:ascii="Times New Roman" w:cs="Times New Roman" w:eastAsia="Times New Roman" w:hAnsi="Times New Roman"/>
          <w:b w:val="1"/>
          <w:sz w:val="24"/>
          <w:szCs w:val="24"/>
          <w:rtl w:val="0"/>
        </w:rPr>
        <w:t xml:space="preserve">Step 4: Choose a Profession Package (Optional)</w:t>
      </w:r>
    </w:p>
    <w:p w:rsidR="00000000" w:rsidDel="00000000" w:rsidP="00000000" w:rsidRDefault="00000000" w:rsidRPr="00000000" w14:paraId="0000001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Untold has no strictly defined classes or professions. In fact, one of the unique aspects of Untold is that there are no limitations to character skills and professions. Still, choosing one of the preset packages below may assist in defining the basic parameters of your character’s skill set. </w:t>
      </w:r>
    </w:p>
    <w:p w:rsidR="00000000" w:rsidDel="00000000" w:rsidP="00000000" w:rsidRDefault="00000000" w:rsidRPr="00000000" w14:paraId="0000001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purposes of skill acquisition, there are two important skill classifications. These are 1) umbrella or overarching skills, and 2) specializations or sub-skills. For example, </w:t>
      </w:r>
      <w:r w:rsidDel="00000000" w:rsidR="00000000" w:rsidRPr="00000000">
        <w:rPr>
          <w:rFonts w:ascii="Times New Roman" w:cs="Times New Roman" w:eastAsia="Times New Roman" w:hAnsi="Times New Roman"/>
          <w:sz w:val="20"/>
          <w:szCs w:val="20"/>
          <w:rtl w:val="0"/>
        </w:rPr>
        <w:t xml:space="preserve">COGNITION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sz w:val="20"/>
          <w:szCs w:val="20"/>
          <w:rtl w:val="0"/>
        </w:rPr>
        <w:t xml:space="preserve">ATHLETICS </w:t>
      </w:r>
      <w:r w:rsidDel="00000000" w:rsidR="00000000" w:rsidRPr="00000000">
        <w:rPr>
          <w:rFonts w:ascii="Times New Roman" w:cs="Times New Roman" w:eastAsia="Times New Roman" w:hAnsi="Times New Roman"/>
          <w:rtl w:val="0"/>
        </w:rPr>
        <w:t xml:space="preserve">are umbrella skills. Debate, Deduction, and Recall are all specialized sub-skills of </w:t>
      </w:r>
      <w:r w:rsidDel="00000000" w:rsidR="00000000" w:rsidRPr="00000000">
        <w:rPr>
          <w:rFonts w:ascii="Times New Roman" w:cs="Times New Roman" w:eastAsia="Times New Roman" w:hAnsi="Times New Roman"/>
          <w:sz w:val="20"/>
          <w:szCs w:val="20"/>
          <w:rtl w:val="0"/>
        </w:rPr>
        <w:t xml:space="preserve">COGNITION</w:t>
      </w:r>
      <w:r w:rsidDel="00000000" w:rsidR="00000000" w:rsidRPr="00000000">
        <w:rPr>
          <w:rFonts w:ascii="Times New Roman" w:cs="Times New Roman" w:eastAsia="Times New Roman" w:hAnsi="Times New Roman"/>
          <w:rtl w:val="0"/>
        </w:rPr>
        <w:t xml:space="preserve">, while Swimming, Running, and Feats of Strength are specialized sub-skills of </w:t>
      </w:r>
      <w:r w:rsidDel="00000000" w:rsidR="00000000" w:rsidRPr="00000000">
        <w:rPr>
          <w:rFonts w:ascii="Times New Roman" w:cs="Times New Roman" w:eastAsia="Times New Roman" w:hAnsi="Times New Roman"/>
          <w:sz w:val="20"/>
          <w:szCs w:val="20"/>
          <w:rtl w:val="0"/>
        </w:rPr>
        <w:t xml:space="preserve">ATHLETICS</w:t>
      </w:r>
      <w:r w:rsidDel="00000000" w:rsidR="00000000" w:rsidRPr="00000000">
        <w:rPr>
          <w:rFonts w:ascii="Times New Roman" w:cs="Times New Roman" w:eastAsia="Times New Roman" w:hAnsi="Times New Roman"/>
          <w:rtl w:val="0"/>
        </w:rPr>
        <w:t xml:space="preserve">. With the exception of </w:t>
      </w:r>
      <w:r w:rsidDel="00000000" w:rsidR="00000000" w:rsidRPr="00000000">
        <w:rPr>
          <w:rFonts w:ascii="Times New Roman" w:cs="Times New Roman" w:eastAsia="Times New Roman" w:hAnsi="Times New Roman"/>
          <w:sz w:val="20"/>
          <w:szCs w:val="20"/>
          <w:rtl w:val="0"/>
        </w:rPr>
        <w:t xml:space="preserve">LANGUAGES</w:t>
      </w:r>
      <w:r w:rsidDel="00000000" w:rsidR="00000000" w:rsidRPr="00000000">
        <w:rPr>
          <w:rFonts w:ascii="Times New Roman" w:cs="Times New Roman" w:eastAsia="Times New Roman" w:hAnsi="Times New Roman"/>
          <w:rtl w:val="0"/>
        </w:rPr>
        <w:t xml:space="preserve">, players can always just purchase the overarching skills for their characters and be equally proficient at </w:t>
      </w:r>
      <w:r w:rsidDel="00000000" w:rsidR="00000000" w:rsidRPr="00000000">
        <w:rPr>
          <w:rFonts w:ascii="Times New Roman" w:cs="Times New Roman" w:eastAsia="Times New Roman" w:hAnsi="Times New Roman"/>
          <w:i w:val="1"/>
          <w:rtl w:val="0"/>
        </w:rPr>
        <w:t xml:space="preserve">all</w:t>
      </w:r>
      <w:r w:rsidDel="00000000" w:rsidR="00000000" w:rsidRPr="00000000">
        <w:rPr>
          <w:rFonts w:ascii="Times New Roman" w:cs="Times New Roman" w:eastAsia="Times New Roman" w:hAnsi="Times New Roman"/>
          <w:rtl w:val="0"/>
        </w:rPr>
        <w:t xml:space="preserve"> sub-skills associated with that umbrella skill. This could be viewed as the most economical use of AP, However, umbrella skills can never go above a skill rank (SR) of 5. Specialization, in addition to allowing characters to attain higher SRs, offers several other benefits as well, including access to Edges and Techniques (see step 8 below). Also note that if a character specializes in a particular sub-skill, the default SR for the umbrella skill is always ½ the highest sub-skill SR. Thus, if a character had an SR of 8 in Deduction, the default SR for all other </w:t>
      </w:r>
      <w:r w:rsidDel="00000000" w:rsidR="00000000" w:rsidRPr="00000000">
        <w:rPr>
          <w:rFonts w:ascii="Times New Roman" w:cs="Times New Roman" w:eastAsia="Times New Roman" w:hAnsi="Times New Roman"/>
          <w:sz w:val="20"/>
          <w:szCs w:val="20"/>
          <w:rtl w:val="0"/>
        </w:rPr>
        <w:t xml:space="preserve">COGNITION </w:t>
      </w:r>
      <w:r w:rsidDel="00000000" w:rsidR="00000000" w:rsidRPr="00000000">
        <w:rPr>
          <w:rFonts w:ascii="Times New Roman" w:cs="Times New Roman" w:eastAsia="Times New Roman" w:hAnsi="Times New Roman"/>
          <w:rtl w:val="0"/>
        </w:rPr>
        <w:t xml:space="preserve">checks would be 4.</w:t>
      </w:r>
    </w:p>
    <w:p w:rsidR="00000000" w:rsidDel="00000000" w:rsidP="00000000" w:rsidRDefault="00000000" w:rsidRPr="00000000" w14:paraId="0000002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have a chance to increase the SR of the base skills of your profession package later in the character generation process.</w:t>
      </w:r>
    </w:p>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full list of umbrella skills and sub-skills is found under Step 7 below. </w:t>
      </w:r>
    </w:p>
    <w:p w:rsidR="00000000" w:rsidDel="00000000" w:rsidP="00000000" w:rsidRDefault="00000000" w:rsidRPr="00000000" w14:paraId="0000002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widowControl w:val="0"/>
        <w:spacing w:line="240" w:lineRule="auto"/>
        <w:rPr>
          <w:rFonts w:ascii="Times New Roman" w:cs="Times New Roman" w:eastAsia="Times New Roman" w:hAnsi="Times New Roman"/>
          <w:b w:val="1"/>
          <w:i w:val="1"/>
          <w:u w:val="single"/>
        </w:rPr>
      </w:pPr>
      <w:r w:rsidDel="00000000" w:rsidR="00000000" w:rsidRPr="00000000">
        <w:rPr>
          <w:rFonts w:ascii="Times New Roman" w:cs="Times New Roman" w:eastAsia="Times New Roman" w:hAnsi="Times New Roman"/>
          <w:b w:val="1"/>
          <w:i w:val="1"/>
          <w:u w:val="single"/>
          <w:rtl w:val="0"/>
        </w:rPr>
        <w:t xml:space="preserve">Profession Packages</w:t>
      </w:r>
    </w:p>
    <w:p w:rsidR="00000000" w:rsidDel="00000000" w:rsidP="00000000" w:rsidRDefault="00000000" w:rsidRPr="00000000" w14:paraId="00000027">
      <w:pPr>
        <w:widowControl w:val="0"/>
        <w:spacing w:line="240" w:lineRule="auto"/>
        <w:rPr>
          <w:rFonts w:ascii="Times New Roman" w:cs="Times New Roman" w:eastAsia="Times New Roman" w:hAnsi="Times New Roman"/>
          <w:b w:val="1"/>
          <w:i w:val="1"/>
          <w:u w:val="single"/>
        </w:rPr>
      </w:pPr>
      <w:r w:rsidDel="00000000" w:rsidR="00000000" w:rsidRPr="00000000">
        <w:rPr>
          <w:rtl w:val="0"/>
        </w:rPr>
      </w:r>
    </w:p>
    <w:p w:rsidR="00000000" w:rsidDel="00000000" w:rsidP="00000000" w:rsidRDefault="00000000" w:rsidRPr="00000000" w14:paraId="0000002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Artist/Craftsman/Mechanic/Technician</w:t>
      </w:r>
    </w:p>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points)</w:t>
      </w:r>
    </w:p>
    <w:p w:rsidR="00000000" w:rsidDel="00000000" w:rsidP="00000000" w:rsidRDefault="00000000" w:rsidRPr="00000000" w14:paraId="0000002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Base Skills </w:t>
      </w:r>
      <w:r w:rsidDel="00000000" w:rsidR="00000000" w:rsidRPr="00000000">
        <w:rPr>
          <w:rtl w:val="0"/>
        </w:rPr>
      </w:r>
    </w:p>
    <w:tbl>
      <w:tblPr>
        <w:tblStyle w:val="Table1"/>
        <w:tblW w:w="796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350"/>
        <w:gridCol w:w="2790"/>
        <w:gridCol w:w="1395"/>
        <w:tblGridChange w:id="0">
          <w:tblGrid>
            <w:gridCol w:w="2430"/>
            <w:gridCol w:w="1350"/>
            <w:gridCol w:w="2790"/>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240"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ATHLETICS*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CRAFT or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CRAFT or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Fine Motor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24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3C">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choose to specialize in specific sub-skill as well.</w:t>
      </w:r>
    </w:p>
    <w:p w:rsidR="00000000" w:rsidDel="00000000" w:rsidP="00000000" w:rsidRDefault="00000000" w:rsidRPr="00000000" w14:paraId="0000003D">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on the setting, choose from a CRAFT or KNOWLEDGE field such as Mechanics, Computers, Engineering, Lore, Robotics, or Ship Mechanics.</w:t>
      </w:r>
    </w:p>
    <w:p w:rsidR="00000000" w:rsidDel="00000000" w:rsidP="00000000" w:rsidRDefault="00000000" w:rsidRPr="00000000" w14:paraId="0000003E">
      <w:pPr>
        <w:widowControl w:val="0"/>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Bard/Minstrel//Performer</w:t>
      </w:r>
    </w:p>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points)</w:t>
      </w:r>
    </w:p>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Base Skills</w:t>
      </w:r>
    </w:p>
    <w:tbl>
      <w:tblPr>
        <w:tblStyle w:val="Table2"/>
        <w:tblW w:w="832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305"/>
        <w:gridCol w:w="3390"/>
        <w:gridCol w:w="1290"/>
        <w:tblGridChange w:id="0">
          <w:tblGrid>
            <w:gridCol w:w="2340"/>
            <w:gridCol w:w="1305"/>
            <w:gridCol w:w="3390"/>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240"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6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or LANGUAGE-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24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*Specialization required. Choose from Singing, Dancing, Acting, Musical Instrument, or Public Speaking</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choose to specialize in one specific sub-skill as well.</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on the setting, choose from either Etiquette, History, Lore, Music, Theater, Film, Literature, Philosophy, or Area/Region</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Knight/Military Officer</w:t>
      </w:r>
    </w:p>
    <w:p w:rsidR="00000000" w:rsidDel="00000000" w:rsidP="00000000" w:rsidRDefault="00000000" w:rsidRPr="00000000" w14:paraId="000000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points)</w:t>
      </w:r>
    </w:p>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Base Skills </w:t>
      </w:r>
    </w:p>
    <w:tbl>
      <w:tblPr>
        <w:tblStyle w:val="Table3"/>
        <w:tblW w:w="8010.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1320"/>
        <w:gridCol w:w="2670"/>
        <w:gridCol w:w="1395"/>
        <w:tblGridChange w:id="0">
          <w:tblGrid>
            <w:gridCol w:w="2625"/>
            <w:gridCol w:w="1320"/>
            <w:gridCol w:w="2670"/>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240"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Combat skill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Combat skill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INFLUENCE+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Choice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ATHLETICS+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bl>
    <w:p w:rsidR="00000000" w:rsidDel="00000000" w:rsidP="00000000" w:rsidRDefault="00000000" w:rsidRPr="00000000" w14:paraId="000000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from: Guns, Missile Weapons, Thrown Weapons, Close/Unarmed Combat, Finesse Weapons, or Brutal Weapons. Can also specialize in specific sub-skills of these umbrella skills. </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this slot choose one of the following: PILOTING,  LANGUAGE, KNOWLEDGE, or HANDLING. Note that for the first three, a specialization </w:t>
      </w:r>
      <w:r w:rsidDel="00000000" w:rsidR="00000000" w:rsidRPr="00000000">
        <w:rPr>
          <w:rFonts w:ascii="Times New Roman" w:cs="Times New Roman" w:eastAsia="Times New Roman" w:hAnsi="Times New Roman"/>
          <w:i w:val="1"/>
          <w:sz w:val="20"/>
          <w:szCs w:val="20"/>
          <w:rtl w:val="0"/>
        </w:rPr>
        <w:t xml:space="preserve">must</w:t>
      </w:r>
      <w:r w:rsidDel="00000000" w:rsidR="00000000" w:rsidRPr="00000000">
        <w:rPr>
          <w:rFonts w:ascii="Times New Roman" w:cs="Times New Roman" w:eastAsia="Times New Roman" w:hAnsi="Times New Roman"/>
          <w:sz w:val="20"/>
          <w:szCs w:val="20"/>
          <w:rtl w:val="0"/>
        </w:rPr>
        <w:t xml:space="preserve"> be chosen.</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on the setting, choose from either Etiquette, Heraldry, History, Tactics, Military, or Fleet Tactics</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choose to specialize in specific sub-skill as well.</w:t>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Rogue/Smuggler/Thief/Assassin</w:t>
      </w:r>
    </w:p>
    <w:p w:rsidR="00000000" w:rsidDel="00000000" w:rsidP="00000000" w:rsidRDefault="00000000" w:rsidRPr="00000000" w14:paraId="000000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points)</w:t>
      </w:r>
    </w:p>
    <w:p w:rsidR="00000000" w:rsidDel="00000000" w:rsidP="00000000" w:rsidRDefault="00000000" w:rsidRPr="00000000" w14:paraId="0000007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Base Skills</w:t>
      </w:r>
    </w:p>
    <w:tbl>
      <w:tblPr>
        <w:tblStyle w:val="Table4"/>
        <w:tblW w:w="775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350"/>
        <w:gridCol w:w="2655"/>
        <w:gridCol w:w="1320"/>
        <w:tblGridChange w:id="0">
          <w:tblGrid>
            <w:gridCol w:w="2430"/>
            <w:gridCol w:w="1350"/>
            <w:gridCol w:w="2655"/>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240"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Combat skill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Combat skill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bl>
    <w:p w:rsidR="00000000" w:rsidDel="00000000" w:rsidP="00000000" w:rsidRDefault="00000000" w:rsidRPr="00000000" w14:paraId="000000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Can choose to specialize in specific sub-skill as well.</w:t>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specialization</w:t>
      </w:r>
    </w:p>
    <w:p w:rsidR="00000000" w:rsidDel="00000000" w:rsidP="00000000" w:rsidRDefault="00000000" w:rsidRPr="00000000" w14:paraId="0000008C">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from: Guns, Missile Weapons, Thrown Weapons, Close/Unarmed Combat, Finesse Weapons, or Brutal Weapons. Additional specialization optional. </w:t>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Scholar/Academic/Politician</w:t>
      </w:r>
    </w:p>
    <w:p w:rsidR="00000000" w:rsidDel="00000000" w:rsidP="00000000" w:rsidRDefault="00000000" w:rsidRPr="00000000" w14:paraId="0000009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points)</w:t>
      </w:r>
    </w:p>
    <w:p w:rsidR="00000000" w:rsidDel="00000000" w:rsidP="00000000" w:rsidRDefault="00000000" w:rsidRPr="00000000" w14:paraId="00000091">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Base Skills</w:t>
      </w:r>
    </w:p>
    <w:tbl>
      <w:tblPr>
        <w:tblStyle w:val="Table5"/>
        <w:tblW w:w="775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350"/>
        <w:gridCol w:w="2655"/>
        <w:gridCol w:w="1320"/>
        <w:tblGridChange w:id="0">
          <w:tblGrid>
            <w:gridCol w:w="2430"/>
            <w:gridCol w:w="1350"/>
            <w:gridCol w:w="2655"/>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after="240"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Choice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Choice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after="24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A3">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specialization</w:t>
      </w:r>
    </w:p>
    <w:p w:rsidR="00000000" w:rsidDel="00000000" w:rsidP="00000000" w:rsidRDefault="00000000" w:rsidRPr="00000000" w14:paraId="000000A4">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from: Debate, Persuasion, Public Speaking, or specialized LANGUAGE. </w:t>
      </w:r>
    </w:p>
    <w:p w:rsidR="00000000" w:rsidDel="00000000" w:rsidP="00000000" w:rsidRDefault="00000000" w:rsidRPr="00000000" w14:paraId="000000A5">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Warrior/Mercenary/Soldier</w:t>
      </w:r>
    </w:p>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points)</w:t>
      </w:r>
    </w:p>
    <w:p w:rsidR="00000000" w:rsidDel="00000000" w:rsidP="00000000" w:rsidRDefault="00000000" w:rsidRPr="00000000" w14:paraId="000000A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Base Skills</w:t>
      </w:r>
    </w:p>
    <w:tbl>
      <w:tblPr>
        <w:tblStyle w:val="Table6"/>
        <w:tblW w:w="777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380"/>
        <w:gridCol w:w="2715"/>
        <w:gridCol w:w="1335"/>
        <w:tblGridChange w:id="0">
          <w:tblGrid>
            <w:gridCol w:w="2340"/>
            <w:gridCol w:w="1380"/>
            <w:gridCol w:w="2715"/>
            <w:gridCol w:w="1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240"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Combat skill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ATHLETICS**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Combat skill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Combat Skill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from: Guns, Missile Weapons, Thrown Weapons, Close/Unarmed Combat, Finesse Weapons, or Brutal Weapons. Additional specialization optional.</w:t>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choose to specialize in specific sub-skill as well. </w:t>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Jack or Jill-of-All-Trades</w:t>
      </w:r>
    </w:p>
    <w:p w:rsidR="00000000" w:rsidDel="00000000" w:rsidP="00000000" w:rsidRDefault="00000000" w:rsidRPr="00000000" w14:paraId="000000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points)</w:t>
      </w:r>
    </w:p>
    <w:p w:rsidR="00000000" w:rsidDel="00000000" w:rsidP="00000000" w:rsidRDefault="00000000" w:rsidRPr="00000000" w14:paraId="000000C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Base Skills</w:t>
      </w:r>
      <w:r w:rsidDel="00000000" w:rsidR="00000000" w:rsidRPr="00000000">
        <w:rPr>
          <w:rtl w:val="0"/>
        </w:rPr>
      </w:r>
    </w:p>
    <w:tbl>
      <w:tblPr>
        <w:tblStyle w:val="Table7"/>
        <w:tblW w:w="771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335"/>
        <w:gridCol w:w="2670"/>
        <w:gridCol w:w="1275"/>
        <w:tblGridChange w:id="0">
          <w:tblGrid>
            <w:gridCol w:w="2430"/>
            <w:gridCol w:w="1335"/>
            <w:gridCol w:w="2670"/>
            <w:gridCol w:w="1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240"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rankî</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Starting Skill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CRAFT or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ATHLETICS*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Combat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bl>
    <w:p w:rsidR="00000000" w:rsidDel="00000000" w:rsidP="00000000" w:rsidRDefault="00000000" w:rsidRPr="00000000" w14:paraId="000000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choose to specialize in specific sub-skill as well.</w:t>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any specialization desired.</w:t>
      </w:r>
    </w:p>
    <w:p w:rsidR="00000000" w:rsidDel="00000000" w:rsidP="00000000" w:rsidRDefault="00000000" w:rsidRPr="00000000" w14:paraId="000000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from: Guns, Missile Weapons, Thrown Weapons, Close/Unarmed Combat, Finesse Weapons, or Brutal Weapons. Additional specialization optional. </w:t>
      </w:r>
    </w:p>
    <w:p w:rsidR="00000000" w:rsidDel="00000000" w:rsidP="00000000" w:rsidRDefault="00000000" w:rsidRPr="00000000" w14:paraId="000000E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choose a Profession Package, subtract 20 points from your remaining AP and move on to step 5.</w:t>
      </w:r>
    </w:p>
    <w:p w:rsidR="00000000" w:rsidDel="00000000" w:rsidP="00000000" w:rsidRDefault="00000000" w:rsidRPr="00000000" w14:paraId="000000E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pStyle w:val="Heading2"/>
        <w:widowControl w:val="0"/>
        <w:spacing w:after="0" w:before="0" w:line="240" w:lineRule="auto"/>
        <w:rPr>
          <w:rFonts w:ascii="Times New Roman" w:cs="Times New Roman" w:eastAsia="Times New Roman" w:hAnsi="Times New Roman"/>
          <w:b w:val="1"/>
          <w:sz w:val="24"/>
          <w:szCs w:val="24"/>
        </w:rPr>
      </w:pPr>
      <w:bookmarkStart w:colFirst="0" w:colLast="0" w:name="_3ahbyd8rot57" w:id="5"/>
      <w:bookmarkEnd w:id="5"/>
      <w:r w:rsidDel="00000000" w:rsidR="00000000" w:rsidRPr="00000000">
        <w:rPr>
          <w:rFonts w:ascii="Times New Roman" w:cs="Times New Roman" w:eastAsia="Times New Roman" w:hAnsi="Times New Roman"/>
          <w:b w:val="1"/>
          <w:sz w:val="24"/>
          <w:szCs w:val="24"/>
          <w:rtl w:val="0"/>
        </w:rPr>
        <w:t xml:space="preserve">Step 5: Acquire Boons</w:t>
      </w:r>
    </w:p>
    <w:p w:rsidR="00000000" w:rsidDel="00000000" w:rsidP="00000000" w:rsidRDefault="00000000" w:rsidRPr="00000000" w14:paraId="000000E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Boons represent the inherent strengths or advantages that can help a character succeed or excel during the course of the game. Though you are not required to take any boons, we recommend taking at least one. We also recommend taking no more than five.</w:t>
      </w:r>
    </w:p>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that most boons are descriptive words. This is intentional. Boons help define your character. If the name of a particular boon leaps out at you as describing an aspect of the character you had envisioned, there’s a good chance you may want to purchase it. However, boons can be expensive, so choose wisely.</w:t>
      </w:r>
    </w:p>
    <w:p w:rsidR="00000000" w:rsidDel="00000000" w:rsidP="00000000" w:rsidRDefault="00000000" w:rsidRPr="00000000" w14:paraId="000000E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this is your first time creating a character, we recommend taking at least one </w:t>
      </w:r>
      <w:r w:rsidDel="00000000" w:rsidR="00000000" w:rsidRPr="00000000">
        <w:rPr>
          <w:rFonts w:ascii="Times New Roman" w:cs="Times New Roman" w:eastAsia="Times New Roman" w:hAnsi="Times New Roman"/>
          <w:i w:val="1"/>
          <w:rtl w:val="0"/>
        </w:rPr>
        <w:t xml:space="preserve">Prowess </w:t>
      </w:r>
      <w:r w:rsidDel="00000000" w:rsidR="00000000" w:rsidRPr="00000000">
        <w:rPr>
          <w:rFonts w:ascii="Times New Roman" w:cs="Times New Roman" w:eastAsia="Times New Roman" w:hAnsi="Times New Roman"/>
          <w:rtl w:val="0"/>
        </w:rPr>
        <w:t xml:space="preserve">boon in addition to any other boons you think fit your character. A </w:t>
      </w:r>
      <w:r w:rsidDel="00000000" w:rsidR="00000000" w:rsidRPr="00000000">
        <w:rPr>
          <w:rFonts w:ascii="Times New Roman" w:cs="Times New Roman" w:eastAsia="Times New Roman" w:hAnsi="Times New Roman"/>
          <w:i w:val="1"/>
          <w:rtl w:val="0"/>
        </w:rPr>
        <w:t xml:space="preserve">Prowess </w:t>
      </w:r>
      <w:r w:rsidDel="00000000" w:rsidR="00000000" w:rsidRPr="00000000">
        <w:rPr>
          <w:rFonts w:ascii="Times New Roman" w:cs="Times New Roman" w:eastAsia="Times New Roman" w:hAnsi="Times New Roman"/>
          <w:rtl w:val="0"/>
        </w:rPr>
        <w:t xml:space="preserve">is a natural heightened ability which grants a -1 TN modifier in one specific sub-skill. </w:t>
      </w:r>
    </w:p>
    <w:p w:rsidR="00000000" w:rsidDel="00000000" w:rsidP="00000000" w:rsidRDefault="00000000" w:rsidRPr="00000000" w14:paraId="000000E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list of all available boons is included here, along with a brief description of each. Full descriptions for each boon can be found in Chapter 2.</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tbl>
      <w:tblPr>
        <w:tblStyle w:val="Table8"/>
        <w:tblW w:w="7020.0" w:type="dxa"/>
        <w:jc w:val="left"/>
        <w:tblInd w:w="4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1275"/>
        <w:gridCol w:w="2205"/>
        <w:gridCol w:w="1170"/>
        <w:tblGridChange w:id="0">
          <w:tblGrid>
            <w:gridCol w:w="2370"/>
            <w:gridCol w:w="1275"/>
            <w:gridCol w:w="2205"/>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Boon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Boon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AP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Adaptable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Inquisitive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Affluent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10/MCL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Intelligent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Agile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Level Headed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Ambidextrous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Linguist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Animal Empath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Lucky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Aptitude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Mighty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Artisan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Privileged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10/SCL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Attractive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8/lvl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Benefactor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Prowess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Connections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Quick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Courageous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Dead 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Resilient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Decisive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Resourceful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Determined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Spatial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Devoted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Hardy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Versatile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Heightened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Virtuoso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Indefatigable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b w:val="1"/>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Adaptable</w:t>
      </w: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a -1 TN modifier to ALL </w:t>
      </w:r>
      <w:r w:rsidDel="00000000" w:rsidR="00000000" w:rsidRPr="00000000">
        <w:rPr>
          <w:rFonts w:ascii="Times New Roman" w:cs="Times New Roman" w:eastAsia="Times New Roman" w:hAnsi="Times New Roman"/>
          <w:sz w:val="20"/>
          <w:szCs w:val="20"/>
          <w:rtl w:val="0"/>
        </w:rPr>
        <w:t xml:space="preserve">SURVIVAL</w:t>
      </w:r>
      <w:r w:rsidDel="00000000" w:rsidR="00000000" w:rsidRPr="00000000">
        <w:rPr>
          <w:rFonts w:ascii="Times New Roman" w:cs="Times New Roman" w:eastAsia="Times New Roman" w:hAnsi="Times New Roman"/>
          <w:rtl w:val="0"/>
        </w:rPr>
        <w:t xml:space="preserve">-related</w:t>
      </w:r>
      <w:r w:rsidDel="00000000" w:rsidR="00000000" w:rsidRPr="00000000">
        <w:rPr>
          <w:rFonts w:ascii="Times New Roman" w:cs="Times New Roman" w:eastAsia="Times New Roman" w:hAnsi="Times New Roman"/>
          <w:rtl w:val="0"/>
        </w:rPr>
        <w:t xml:space="preserve"> checks. </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Affluent</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character’s starting monetary level. Often connected with </w:t>
      </w:r>
      <w:r w:rsidDel="00000000" w:rsidR="00000000" w:rsidRPr="00000000">
        <w:rPr>
          <w:rFonts w:ascii="Times New Roman" w:cs="Times New Roman" w:eastAsia="Times New Roman" w:hAnsi="Times New Roman"/>
          <w:b w:val="1"/>
          <w:rtl w:val="0"/>
        </w:rPr>
        <w:t xml:space="preserve">Privileged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Agile</w:t>
      </w: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a-1 TN modifier to all </w:t>
      </w:r>
      <w:r w:rsidDel="00000000" w:rsidR="00000000" w:rsidRPr="00000000">
        <w:rPr>
          <w:rFonts w:ascii="Times New Roman" w:cs="Times New Roman" w:eastAsia="Times New Roman" w:hAnsi="Times New Roman"/>
          <w:sz w:val="20"/>
          <w:szCs w:val="20"/>
          <w:rtl w:val="0"/>
        </w:rPr>
        <w:t xml:space="preserve">COORDINATION</w:t>
      </w:r>
      <w:r w:rsidDel="00000000" w:rsidR="00000000" w:rsidRPr="00000000">
        <w:rPr>
          <w:rFonts w:ascii="Times New Roman" w:cs="Times New Roman" w:eastAsia="Times New Roman" w:hAnsi="Times New Roman"/>
          <w:rtl w:val="0"/>
        </w:rPr>
        <w:t xml:space="preserve">-related checks, and all Finesse Weapons checks.</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Alert</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Gives a -1 TN modifier to ALL </w:t>
      </w:r>
      <w:r w:rsidDel="00000000" w:rsidR="00000000" w:rsidRPr="00000000">
        <w:rPr>
          <w:rFonts w:ascii="Times New Roman" w:cs="Times New Roman" w:eastAsia="Times New Roman" w:hAnsi="Times New Roman"/>
          <w:sz w:val="20"/>
          <w:szCs w:val="20"/>
          <w:rtl w:val="0"/>
        </w:rPr>
        <w:t xml:space="preserve">INFILTRATION</w:t>
      </w:r>
      <w:r w:rsidDel="00000000" w:rsidR="00000000" w:rsidRPr="00000000">
        <w:rPr>
          <w:rFonts w:ascii="Times New Roman" w:cs="Times New Roman" w:eastAsia="Times New Roman" w:hAnsi="Times New Roman"/>
          <w:rtl w:val="0"/>
        </w:rPr>
        <w:t xml:space="preserve">-related checks. </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Ambidextrous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suffers no penalty from performing tasks with off-hand (normal penalty is +2 DLs).</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Animal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Empath</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a -1 TN modifier to all </w:t>
      </w:r>
      <w:r w:rsidDel="00000000" w:rsidR="00000000" w:rsidRPr="00000000">
        <w:rPr>
          <w:rFonts w:ascii="Times New Roman" w:cs="Times New Roman" w:eastAsia="Times New Roman" w:hAnsi="Times New Roman"/>
          <w:sz w:val="20"/>
          <w:szCs w:val="20"/>
          <w:rtl w:val="0"/>
        </w:rPr>
        <w:t xml:space="preserve">HANDLING</w:t>
      </w:r>
      <w:r w:rsidDel="00000000" w:rsidR="00000000" w:rsidRPr="00000000">
        <w:rPr>
          <w:rFonts w:ascii="Times New Roman" w:cs="Times New Roman" w:eastAsia="Times New Roman" w:hAnsi="Times New Roman"/>
          <w:rtl w:val="0"/>
        </w:rPr>
        <w:t xml:space="preserve">-related checks.</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Apt</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cost of each technique by 1 AP.</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Aptitude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1 free success in one specific sub-skill/specialization.</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Artisan</w:t>
      </w: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a -1 TN modifier to ALL </w:t>
      </w:r>
      <w:r w:rsidDel="00000000" w:rsidR="00000000" w:rsidRPr="00000000">
        <w:rPr>
          <w:rFonts w:ascii="Times New Roman" w:cs="Times New Roman" w:eastAsia="Times New Roman" w:hAnsi="Times New Roman"/>
          <w:sz w:val="20"/>
          <w:szCs w:val="20"/>
          <w:rtl w:val="0"/>
        </w:rPr>
        <w:t xml:space="preserve">CRAFT</w:t>
      </w:r>
      <w:r w:rsidDel="00000000" w:rsidR="00000000" w:rsidRPr="00000000">
        <w:rPr>
          <w:rFonts w:ascii="Times New Roman" w:cs="Times New Roman" w:eastAsia="Times New Roman" w:hAnsi="Times New Roman"/>
          <w:rtl w:val="0"/>
        </w:rPr>
        <w:t xml:space="preserve">-related checks.</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Attractive</w:t>
      </w: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a -1 TN modifier for ALL </w:t>
      </w:r>
      <w:r w:rsidDel="00000000" w:rsidR="00000000" w:rsidRPr="00000000">
        <w:rPr>
          <w:rFonts w:ascii="Times New Roman" w:cs="Times New Roman" w:eastAsia="Times New Roman" w:hAnsi="Times New Roman"/>
          <w:sz w:val="20"/>
          <w:szCs w:val="20"/>
          <w:rtl w:val="0"/>
        </w:rPr>
        <w:t xml:space="preserve">INFLUENCE</w:t>
      </w:r>
      <w:r w:rsidDel="00000000" w:rsidR="00000000" w:rsidRPr="00000000">
        <w:rPr>
          <w:rFonts w:ascii="Times New Roman" w:cs="Times New Roman" w:eastAsia="Times New Roman" w:hAnsi="Times New Roman"/>
          <w:rtl w:val="0"/>
        </w:rPr>
        <w:t xml:space="preserve">-related checks.</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Benefactor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character a relationship with a person who has means, and/or influence, and who is willing to assist the character when called upon. </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Connections</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has contacts and connections among a specific group, faction, industry, or locale. Cost of the Connections depends on how extensive, resourceful, and influential the group is. </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Courageous</w:t>
      </w: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defensive TR for fear-based mental combat.</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Dead Eye</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a -1 TN modifier to ALL ranged weapons skills (Firearms, Missile Weapons, and Thrown Weapons).</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Decisive</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a bonus to initiative.</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Determined </w:t>
      </w: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Tenacity Points (Superficial and Critical).</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Devoted</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Devotion Points</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Hardy</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Vitality Points (Superficial and Critical).</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Heightened Resistance </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Defensive TR against specific </w:t>
      </w:r>
      <w:r w:rsidDel="00000000" w:rsidR="00000000" w:rsidRPr="00000000">
        <w:rPr>
          <w:rFonts w:ascii="Times New Roman" w:cs="Times New Roman" w:eastAsia="Times New Roman" w:hAnsi="Times New Roman"/>
          <w:rtl w:val="0"/>
        </w:rPr>
        <w:t xml:space="preserve">type</w:t>
      </w:r>
      <w:r w:rsidDel="00000000" w:rsidR="00000000" w:rsidRPr="00000000">
        <w:rPr>
          <w:rFonts w:ascii="Times New Roman" w:cs="Times New Roman" w:eastAsia="Times New Roman" w:hAnsi="Times New Roman"/>
          <w:rtl w:val="0"/>
        </w:rPr>
        <w:t xml:space="preserve"> of physical attack.</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Indefatigable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Endurance Points (Superficial and Critical). </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Inquisitive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a -1 TN modifier to ALL </w:t>
      </w:r>
      <w:r w:rsidDel="00000000" w:rsidR="00000000" w:rsidRPr="00000000">
        <w:rPr>
          <w:rFonts w:ascii="Times New Roman" w:cs="Times New Roman" w:eastAsia="Times New Roman" w:hAnsi="Times New Roman"/>
          <w:sz w:val="20"/>
          <w:szCs w:val="20"/>
          <w:rtl w:val="0"/>
        </w:rPr>
        <w:t xml:space="preserve">KNOWLEDGE</w:t>
      </w:r>
      <w:r w:rsidDel="00000000" w:rsidR="00000000" w:rsidRPr="00000000">
        <w:rPr>
          <w:rFonts w:ascii="Times New Roman" w:cs="Times New Roman" w:eastAsia="Times New Roman" w:hAnsi="Times New Roman"/>
          <w:rtl w:val="0"/>
        </w:rPr>
        <w:t xml:space="preserve">-related checks.</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Intelligent</w:t>
      </w: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a -1 TN modifier to ALL </w:t>
      </w:r>
      <w:r w:rsidDel="00000000" w:rsidR="00000000" w:rsidRPr="00000000">
        <w:rPr>
          <w:rFonts w:ascii="Times New Roman" w:cs="Times New Roman" w:eastAsia="Times New Roman" w:hAnsi="Times New Roman"/>
          <w:sz w:val="20"/>
          <w:szCs w:val="20"/>
          <w:rtl w:val="0"/>
        </w:rPr>
        <w:t xml:space="preserve">COGNITION</w:t>
      </w:r>
      <w:r w:rsidDel="00000000" w:rsidR="00000000" w:rsidRPr="00000000">
        <w:rPr>
          <w:rFonts w:ascii="Times New Roman" w:cs="Times New Roman" w:eastAsia="Times New Roman" w:hAnsi="Times New Roman"/>
          <w:rtl w:val="0"/>
        </w:rPr>
        <w:t xml:space="preserve">-related checks.</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Item</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has an extraordinary item with special abilities. Exact parameters of the item will vary.</w:t>
        <w:tab/>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Level Headed</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defensive TR for stress and sparring mental combat.</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Linguist</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a -1 TN modifier to ALL </w:t>
      </w:r>
      <w:r w:rsidDel="00000000" w:rsidR="00000000" w:rsidRPr="00000000">
        <w:rPr>
          <w:rFonts w:ascii="Times New Roman" w:cs="Times New Roman" w:eastAsia="Times New Roman" w:hAnsi="Times New Roman"/>
          <w:sz w:val="20"/>
          <w:szCs w:val="20"/>
          <w:rtl w:val="0"/>
        </w:rPr>
        <w:t xml:space="preserve">LANGUAGE</w:t>
      </w:r>
      <w:r w:rsidDel="00000000" w:rsidR="00000000" w:rsidRPr="00000000">
        <w:rPr>
          <w:rFonts w:ascii="Times New Roman" w:cs="Times New Roman" w:eastAsia="Times New Roman" w:hAnsi="Times New Roman"/>
          <w:rtl w:val="0"/>
        </w:rPr>
        <w:t xml:space="preserve">-related checks.</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Lithe</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defensive TR for physical melee combat.</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Lucky</w:t>
      </w:r>
    </w:p>
    <w:p w:rsidR="00000000" w:rsidDel="00000000" w:rsidP="00000000" w:rsidRDefault="00000000" w:rsidRPr="00000000" w14:paraId="0000019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Provides 1 free success which can be used once per gaming session.</w:t>
      </w: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Mighty</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a -1 TN modifier to all </w:t>
      </w:r>
      <w:r w:rsidDel="00000000" w:rsidR="00000000" w:rsidRPr="00000000">
        <w:rPr>
          <w:rFonts w:ascii="Times New Roman" w:cs="Times New Roman" w:eastAsia="Times New Roman" w:hAnsi="Times New Roman"/>
          <w:sz w:val="20"/>
          <w:szCs w:val="20"/>
          <w:rtl w:val="0"/>
        </w:rPr>
        <w:t xml:space="preserve">ATHLETICS </w:t>
      </w:r>
      <w:r w:rsidDel="00000000" w:rsidR="00000000" w:rsidRPr="00000000">
        <w:rPr>
          <w:rFonts w:ascii="Times New Roman" w:cs="Times New Roman" w:eastAsia="Times New Roman" w:hAnsi="Times New Roman"/>
          <w:rtl w:val="0"/>
        </w:rPr>
        <w:t xml:space="preserve">checks as well as all Brutal Weapons skill checks. This boon also adds a +1 bonus to damage in unarmed and melee combat. </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Privileged</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character’s starting social status level. Often connected with </w:t>
      </w:r>
      <w:r w:rsidDel="00000000" w:rsidR="00000000" w:rsidRPr="00000000">
        <w:rPr>
          <w:rFonts w:ascii="Times New Roman" w:cs="Times New Roman" w:eastAsia="Times New Roman" w:hAnsi="Times New Roman"/>
          <w:b w:val="1"/>
          <w:rtl w:val="0"/>
        </w:rPr>
        <w:t xml:space="preserve">Affluent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Performer</w:t>
      </w: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a +1 bonus for ALL </w:t>
      </w: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Fonts w:ascii="Times New Roman" w:cs="Times New Roman" w:eastAsia="Times New Roman" w:hAnsi="Times New Roman"/>
          <w:rtl w:val="0"/>
        </w:rPr>
        <w:t xml:space="preserve">-related checks.</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Property</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characters to obtain items beyond their starting monetary level. </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Prowess</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a -1 TN modifier in one specific sub-skill/specialization.</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Quick Study</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cost of each SR by 1 point (SR 1 still costs 1)</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Reactive</w:t>
      </w: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a bonus to initiative.</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Resilient </w:t>
      </w: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Resilience Points (Superficial and Critical).</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Resourceful</w:t>
      </w: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TR whenever using any unequal skill to defend against an attack.</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Spatial Awareness</w:t>
      </w: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a -1 TN modifier to ALL </w:t>
      </w:r>
      <w:r w:rsidDel="00000000" w:rsidR="00000000" w:rsidRPr="00000000">
        <w:rPr>
          <w:rFonts w:ascii="Times New Roman" w:cs="Times New Roman" w:eastAsia="Times New Roman" w:hAnsi="Times New Roman"/>
          <w:sz w:val="20"/>
          <w:szCs w:val="20"/>
          <w:rtl w:val="0"/>
        </w:rPr>
        <w:t xml:space="preserve">PILOTING</w:t>
      </w:r>
      <w:r w:rsidDel="00000000" w:rsidR="00000000" w:rsidRPr="00000000">
        <w:rPr>
          <w:rFonts w:ascii="Times New Roman" w:cs="Times New Roman" w:eastAsia="Times New Roman" w:hAnsi="Times New Roman"/>
          <w:rtl w:val="0"/>
        </w:rPr>
        <w:t xml:space="preserve">-related checks as well as a -1 TN modifier to all Unarmed Combat related checks.</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Stable</w:t>
      </w: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Increases Sanity Points (Superficial and Critical).</w:t>
      </w: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Versatile </w:t>
      </w: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rtl w:val="0"/>
        </w:rPr>
        <w:t xml:space="preserve">Grants 1 additional die for ALL die rolls of SR 3 or lower (even skills without any training).</w:t>
      </w: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boon chosen, subtract its point cost from your total remaining points and move on to Step 6.</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pStyle w:val="Heading2"/>
        <w:widowControl w:val="0"/>
        <w:spacing w:after="0" w:before="0" w:line="240" w:lineRule="auto"/>
        <w:rPr>
          <w:rFonts w:ascii="Times New Roman" w:cs="Times New Roman" w:eastAsia="Times New Roman" w:hAnsi="Times New Roman"/>
          <w:b w:val="1"/>
          <w:sz w:val="24"/>
          <w:szCs w:val="24"/>
        </w:rPr>
      </w:pPr>
      <w:bookmarkStart w:colFirst="0" w:colLast="0" w:name="_3mvoqq6vb8v4" w:id="6"/>
      <w:bookmarkEnd w:id="6"/>
      <w:r w:rsidDel="00000000" w:rsidR="00000000" w:rsidRPr="00000000">
        <w:rPr>
          <w:rtl w:val="0"/>
        </w:rPr>
      </w:r>
    </w:p>
    <w:p w:rsidR="00000000" w:rsidDel="00000000" w:rsidP="00000000" w:rsidRDefault="00000000" w:rsidRPr="00000000" w14:paraId="000001BE">
      <w:pPr>
        <w:pStyle w:val="Heading2"/>
        <w:widowControl w:val="0"/>
        <w:spacing w:after="0" w:before="0" w:line="240" w:lineRule="auto"/>
        <w:rPr>
          <w:rFonts w:ascii="Times New Roman" w:cs="Times New Roman" w:eastAsia="Times New Roman" w:hAnsi="Times New Roman"/>
          <w:b w:val="1"/>
          <w:sz w:val="24"/>
          <w:szCs w:val="24"/>
        </w:rPr>
      </w:pPr>
      <w:bookmarkStart w:colFirst="0" w:colLast="0" w:name="_bmav73zk39i" w:id="7"/>
      <w:bookmarkEnd w:id="7"/>
      <w:r w:rsidDel="00000000" w:rsidR="00000000" w:rsidRPr="00000000">
        <w:rPr>
          <w:rFonts w:ascii="Times New Roman" w:cs="Times New Roman" w:eastAsia="Times New Roman" w:hAnsi="Times New Roman"/>
          <w:b w:val="1"/>
          <w:sz w:val="24"/>
          <w:szCs w:val="24"/>
          <w:rtl w:val="0"/>
        </w:rPr>
        <w:t xml:space="preserve">Step 6: Acquire Hindrances</w:t>
      </w:r>
    </w:p>
    <w:p w:rsidR="00000000" w:rsidDel="00000000" w:rsidP="00000000" w:rsidRDefault="00000000" w:rsidRPr="00000000" w14:paraId="000001B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Hindrances are the weaknesses and debilitating traits that hinder a character during the course of game play. Though you are not required to take any weaknesses, we recommend taking at least one. There are two reasons. First, they can grant you a few more points to spend on boons and skills. Second, and most importantly, they can help define and add depth to your character. Note, however, that though we recommend taking at least one hindrance, you should usually take no more than five. </w:t>
      </w:r>
    </w:p>
    <w:p w:rsidR="00000000" w:rsidDel="00000000" w:rsidP="00000000" w:rsidRDefault="00000000" w:rsidRPr="00000000" w14:paraId="000001C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this is your first time creating a character, we recommend choosing at least one </w:t>
      </w:r>
      <w:r w:rsidDel="00000000" w:rsidR="00000000" w:rsidRPr="00000000">
        <w:rPr>
          <w:rFonts w:ascii="Times New Roman" w:cs="Times New Roman" w:eastAsia="Times New Roman" w:hAnsi="Times New Roman"/>
          <w:i w:val="1"/>
          <w:rtl w:val="0"/>
        </w:rPr>
        <w:t xml:space="preserve">Ineptitude </w:t>
      </w:r>
      <w:r w:rsidDel="00000000" w:rsidR="00000000" w:rsidRPr="00000000">
        <w:rPr>
          <w:rFonts w:ascii="Times New Roman" w:cs="Times New Roman" w:eastAsia="Times New Roman" w:hAnsi="Times New Roman"/>
          <w:rtl w:val="0"/>
        </w:rPr>
        <w:t xml:space="preserve">and one or two </w:t>
      </w:r>
      <w:r w:rsidDel="00000000" w:rsidR="00000000" w:rsidRPr="00000000">
        <w:rPr>
          <w:rFonts w:ascii="Times New Roman" w:cs="Times New Roman" w:eastAsia="Times New Roman" w:hAnsi="Times New Roman"/>
          <w:i w:val="1"/>
          <w:rtl w:val="0"/>
        </w:rPr>
        <w:t xml:space="preserve">Unfortunate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Character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Traits</w:t>
      </w:r>
      <w:r w:rsidDel="00000000" w:rsidR="00000000" w:rsidRPr="00000000">
        <w:rPr>
          <w:rFonts w:ascii="Times New Roman" w:cs="Times New Roman" w:eastAsia="Times New Roman" w:hAnsi="Times New Roman"/>
          <w:rtl w:val="0"/>
        </w:rPr>
        <w:t xml:space="preserve">. An </w:t>
      </w:r>
      <w:r w:rsidDel="00000000" w:rsidR="00000000" w:rsidRPr="00000000">
        <w:rPr>
          <w:rFonts w:ascii="Times New Roman" w:cs="Times New Roman" w:eastAsia="Times New Roman" w:hAnsi="Times New Roman"/>
          <w:i w:val="1"/>
          <w:rtl w:val="0"/>
        </w:rPr>
        <w:t xml:space="preserve">Ineptitude </w:t>
      </w:r>
      <w:r w:rsidDel="00000000" w:rsidR="00000000" w:rsidRPr="00000000">
        <w:rPr>
          <w:rFonts w:ascii="Times New Roman" w:cs="Times New Roman" w:eastAsia="Times New Roman" w:hAnsi="Times New Roman"/>
          <w:rtl w:val="0"/>
        </w:rPr>
        <w:t xml:space="preserve">represents a disadvantage in one specific sub-skill. For example, being unaware of what is around you would be an </w:t>
      </w:r>
      <w:r w:rsidDel="00000000" w:rsidR="00000000" w:rsidRPr="00000000">
        <w:rPr>
          <w:rFonts w:ascii="Times New Roman" w:cs="Times New Roman" w:eastAsia="Times New Roman" w:hAnsi="Times New Roman"/>
          <w:i w:val="1"/>
          <w:rtl w:val="0"/>
        </w:rPr>
        <w:t xml:space="preserve">Ineptitude </w:t>
      </w:r>
      <w:r w:rsidDel="00000000" w:rsidR="00000000" w:rsidRPr="00000000">
        <w:rPr>
          <w:rFonts w:ascii="Times New Roman" w:cs="Times New Roman" w:eastAsia="Times New Roman" w:hAnsi="Times New Roman"/>
          <w:rtl w:val="0"/>
        </w:rPr>
        <w:t xml:space="preserve">in Observation (a sub-skill of </w:t>
      </w:r>
      <w:r w:rsidDel="00000000" w:rsidR="00000000" w:rsidRPr="00000000">
        <w:rPr>
          <w:rFonts w:ascii="Times New Roman" w:cs="Times New Roman" w:eastAsia="Times New Roman" w:hAnsi="Times New Roman"/>
          <w:sz w:val="20"/>
          <w:szCs w:val="20"/>
          <w:rtl w:val="0"/>
        </w:rPr>
        <w:t xml:space="preserve">INFILTRATION</w:t>
      </w:r>
      <w:r w:rsidDel="00000000" w:rsidR="00000000" w:rsidRPr="00000000">
        <w:rPr>
          <w:rFonts w:ascii="Times New Roman" w:cs="Times New Roman" w:eastAsia="Times New Roman" w:hAnsi="Times New Roman"/>
          <w:rtl w:val="0"/>
        </w:rPr>
        <w:t xml:space="preserve">); being weak would be an </w:t>
      </w:r>
      <w:r w:rsidDel="00000000" w:rsidR="00000000" w:rsidRPr="00000000">
        <w:rPr>
          <w:rFonts w:ascii="Times New Roman" w:cs="Times New Roman" w:eastAsia="Times New Roman" w:hAnsi="Times New Roman"/>
          <w:i w:val="1"/>
          <w:rtl w:val="0"/>
        </w:rPr>
        <w:t xml:space="preserve">Ineptitude </w:t>
      </w:r>
      <w:r w:rsidDel="00000000" w:rsidR="00000000" w:rsidRPr="00000000">
        <w:rPr>
          <w:rFonts w:ascii="Times New Roman" w:cs="Times New Roman" w:eastAsia="Times New Roman" w:hAnsi="Times New Roman"/>
          <w:rtl w:val="0"/>
        </w:rPr>
        <w:t xml:space="preserve">in Feats of Strength (a sub-skill of </w:t>
      </w:r>
      <w:r w:rsidDel="00000000" w:rsidR="00000000" w:rsidRPr="00000000">
        <w:rPr>
          <w:rFonts w:ascii="Times New Roman" w:cs="Times New Roman" w:eastAsia="Times New Roman" w:hAnsi="Times New Roman"/>
          <w:sz w:val="20"/>
          <w:szCs w:val="20"/>
          <w:rtl w:val="0"/>
        </w:rPr>
        <w:t xml:space="preserve">ATHLETICS</w:t>
      </w:r>
      <w:r w:rsidDel="00000000" w:rsidR="00000000" w:rsidRPr="00000000">
        <w:rPr>
          <w:rFonts w:ascii="Times New Roman" w:cs="Times New Roman" w:eastAsia="Times New Roman" w:hAnsi="Times New Roman"/>
          <w:rtl w:val="0"/>
        </w:rPr>
        <w:t xml:space="preserve">). For a full list of sub-skill options, see Step 8 below. </w:t>
      </w:r>
      <w:r w:rsidDel="00000000" w:rsidR="00000000" w:rsidRPr="00000000">
        <w:rPr>
          <w:rFonts w:ascii="Times New Roman" w:cs="Times New Roman" w:eastAsia="Times New Roman" w:hAnsi="Times New Roman"/>
          <w:i w:val="1"/>
          <w:rtl w:val="0"/>
        </w:rPr>
        <w:t xml:space="preserve">Ineptitudes </w:t>
      </w:r>
      <w:r w:rsidDel="00000000" w:rsidR="00000000" w:rsidRPr="00000000">
        <w:rPr>
          <w:rFonts w:ascii="Times New Roman" w:cs="Times New Roman" w:eastAsia="Times New Roman" w:hAnsi="Times New Roman"/>
          <w:rtl w:val="0"/>
        </w:rPr>
        <w:t xml:space="preserve">are worth 7 points each. </w:t>
      </w:r>
      <w:r w:rsidDel="00000000" w:rsidR="00000000" w:rsidRPr="00000000">
        <w:rPr>
          <w:rFonts w:ascii="Times New Roman" w:cs="Times New Roman" w:eastAsia="Times New Roman" w:hAnsi="Times New Roman"/>
          <w:i w:val="1"/>
          <w:rtl w:val="0"/>
        </w:rPr>
        <w:t xml:space="preserve">Unfortunate Character Traits</w:t>
      </w:r>
      <w:r w:rsidDel="00000000" w:rsidR="00000000" w:rsidRPr="00000000">
        <w:rPr>
          <w:rFonts w:ascii="Times New Roman" w:cs="Times New Roman" w:eastAsia="Times New Roman" w:hAnsi="Times New Roman"/>
          <w:rtl w:val="0"/>
        </w:rPr>
        <w:t xml:space="preserve">—worth 3 points each—are just what they sound like: traits that don’t necessarily restrict your character in game mechanics, but which may certainly restrict your character in game play. For example, being impulsive or short-tempered or talkative won’t affect your die rolls and checks, but these traits will definitely affect your character’s behavior and choices in the course of the game. Acquiring an </w:t>
      </w:r>
      <w:r w:rsidDel="00000000" w:rsidR="00000000" w:rsidRPr="00000000">
        <w:rPr>
          <w:rFonts w:ascii="Times New Roman" w:cs="Times New Roman" w:eastAsia="Times New Roman" w:hAnsi="Times New Roman"/>
          <w:i w:val="1"/>
          <w:rtl w:val="0"/>
        </w:rPr>
        <w:t xml:space="preserve">Unfortunate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Trait</w:t>
      </w:r>
      <w:r w:rsidDel="00000000" w:rsidR="00000000" w:rsidRPr="00000000">
        <w:rPr>
          <w:rFonts w:ascii="Times New Roman" w:cs="Times New Roman" w:eastAsia="Times New Roman" w:hAnsi="Times New Roman"/>
          <w:rtl w:val="0"/>
        </w:rPr>
        <w:t xml:space="preserve"> means you are committing to roleplaying that trait, so choose wisely. A list of possible Unfortunate Character Traits can be found under the brief description of </w:t>
      </w:r>
      <w:r w:rsidDel="00000000" w:rsidR="00000000" w:rsidRPr="00000000">
        <w:rPr>
          <w:rFonts w:ascii="Times New Roman" w:cs="Times New Roman" w:eastAsia="Times New Roman" w:hAnsi="Times New Roman"/>
          <w:i w:val="1"/>
          <w:rtl w:val="0"/>
        </w:rPr>
        <w:t xml:space="preserve">Unfortunate Traits </w:t>
      </w:r>
      <w:r w:rsidDel="00000000" w:rsidR="00000000" w:rsidRPr="00000000">
        <w:rPr>
          <w:rFonts w:ascii="Times New Roman" w:cs="Times New Roman" w:eastAsia="Times New Roman" w:hAnsi="Times New Roman"/>
          <w:rtl w:val="0"/>
        </w:rPr>
        <w:t xml:space="preserve">below. </w:t>
      </w:r>
    </w:p>
    <w:p w:rsidR="00000000" w:rsidDel="00000000" w:rsidP="00000000" w:rsidRDefault="00000000" w:rsidRPr="00000000" w14:paraId="000001C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list of available hindrances is found here, along with brief descriptions of each. Full descriptions for each hindrance can be found in Chapter 3.</w:t>
      </w:r>
    </w:p>
    <w:p w:rsidR="00000000" w:rsidDel="00000000" w:rsidP="00000000" w:rsidRDefault="00000000" w:rsidRPr="00000000" w14:paraId="000001C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tbl>
      <w:tblPr>
        <w:tblStyle w:val="Table9"/>
        <w:tblW w:w="7470.0" w:type="dxa"/>
        <w:jc w:val="left"/>
        <w:tblInd w:w="4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1230"/>
        <w:gridCol w:w="2640"/>
        <w:gridCol w:w="1290"/>
        <w:tblGridChange w:id="0">
          <w:tblGrid>
            <w:gridCol w:w="2310"/>
            <w:gridCol w:w="1230"/>
            <w:gridCol w:w="2640"/>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Hindrance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AP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Hindrance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AP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Oblivious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or 6/DL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Animal Incompetence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Performance Anxiety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Anxious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Phobia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or 8/DL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Clumsy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Physical Impairment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Contemptible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Poor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Deep Sleeper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3/DL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Prejudiced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or 8/DL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Delusional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Settled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Despised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Short Winded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12/SSL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Simple-Minded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DistinguishingTrait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Sluggish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Speech Impairment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Illiterate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Traumatic Flashbacks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or 10/DL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Ineptitude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Unfortunate Traits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3/trait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Learning Disability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Monoglot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Moral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Obligation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Addiction</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is addicted to a particular substance. Point value is determined by how easy or difficult it is to acquire the substance, how often a dose of the substance is required, and how severe the withdrawal effects are if the substance is not obtained in time.</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Allergy</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is allergic to a specific stimulus. Point value is determined by how common the stimulus is, how severe the allergic reaction is, and how long the symptoms persist after the stimulus has been removed.</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Animal Incompetence</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Imposes a +1 TN modifier to ALL </w:t>
      </w:r>
      <w:r w:rsidDel="00000000" w:rsidR="00000000" w:rsidRPr="00000000">
        <w:rPr>
          <w:rFonts w:ascii="Times New Roman" w:cs="Times New Roman" w:eastAsia="Times New Roman" w:hAnsi="Times New Roman"/>
          <w:sz w:val="20"/>
          <w:szCs w:val="20"/>
          <w:rtl w:val="0"/>
        </w:rPr>
        <w:t xml:space="preserve">HANDLING</w:t>
      </w:r>
      <w:r w:rsidDel="00000000" w:rsidR="00000000" w:rsidRPr="00000000">
        <w:rPr>
          <w:rFonts w:ascii="Times New Roman" w:cs="Times New Roman" w:eastAsia="Times New Roman" w:hAnsi="Times New Roman"/>
          <w:rtl w:val="0"/>
        </w:rPr>
        <w:t xml:space="preserve">-related skill checks.</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Anxious</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Imposes a -1 DTR penalty for stress related mental combat attacks</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Clumsy </w:t>
      </w: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Imposes a +1 TN modifier to ALL </w:t>
      </w:r>
      <w:r w:rsidDel="00000000" w:rsidR="00000000" w:rsidRPr="00000000">
        <w:rPr>
          <w:rFonts w:ascii="Times New Roman" w:cs="Times New Roman" w:eastAsia="Times New Roman" w:hAnsi="Times New Roman"/>
          <w:sz w:val="20"/>
          <w:szCs w:val="20"/>
          <w:rtl w:val="0"/>
        </w:rPr>
        <w:t xml:space="preserve">COORDINATION</w:t>
      </w:r>
      <w:r w:rsidDel="00000000" w:rsidR="00000000" w:rsidRPr="00000000">
        <w:rPr>
          <w:rFonts w:ascii="Times New Roman" w:cs="Times New Roman" w:eastAsia="Times New Roman" w:hAnsi="Times New Roman"/>
          <w:rtl w:val="0"/>
        </w:rPr>
        <w:t xml:space="preserve">-related skill checks as well as all Finesse Weapons Checks.</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Contemptible </w:t>
      </w: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Imposes a +1 TN modifier to ALL </w:t>
      </w:r>
      <w:r w:rsidDel="00000000" w:rsidR="00000000" w:rsidRPr="00000000">
        <w:rPr>
          <w:rFonts w:ascii="Times New Roman" w:cs="Times New Roman" w:eastAsia="Times New Roman" w:hAnsi="Times New Roman"/>
          <w:sz w:val="20"/>
          <w:szCs w:val="20"/>
          <w:rtl w:val="0"/>
        </w:rPr>
        <w:t xml:space="preserve">INFLUENCE</w:t>
      </w:r>
      <w:r w:rsidDel="00000000" w:rsidR="00000000" w:rsidRPr="00000000">
        <w:rPr>
          <w:rFonts w:ascii="Times New Roman" w:cs="Times New Roman" w:eastAsia="Times New Roman" w:hAnsi="Times New Roman"/>
          <w:rtl w:val="0"/>
        </w:rPr>
        <w:t xml:space="preserve">-related skill checks</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Craven</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Imposes a -1 DTR penalty for fear related mental combat attacks</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Deep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Sleeper</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DL for </w:t>
      </w:r>
      <w:r w:rsidDel="00000000" w:rsidR="00000000" w:rsidRPr="00000000">
        <w:rPr>
          <w:rFonts w:ascii="Times New Roman" w:cs="Times New Roman" w:eastAsia="Times New Roman" w:hAnsi="Times New Roman"/>
          <w:rtl w:val="0"/>
        </w:rPr>
        <w:t xml:space="preserve">character</w:t>
      </w:r>
      <w:r w:rsidDel="00000000" w:rsidR="00000000" w:rsidRPr="00000000">
        <w:rPr>
          <w:rFonts w:ascii="Times New Roman" w:cs="Times New Roman" w:eastAsia="Times New Roman" w:hAnsi="Times New Roman"/>
          <w:rtl w:val="0"/>
        </w:rPr>
        <w:t xml:space="preserve"> to wake up in situations that would normally rouse a person from slumber. </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Delusional</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believes</w:t>
      </w:r>
      <w:r w:rsidDel="00000000" w:rsidR="00000000" w:rsidRPr="00000000">
        <w:rPr>
          <w:rFonts w:ascii="Times New Roman" w:cs="Times New Roman" w:eastAsia="Times New Roman" w:hAnsi="Times New Roman"/>
          <w:rtl w:val="0"/>
        </w:rPr>
        <w:t xml:space="preserve"> something about himself or the world that is obviously (at least to everyone else) untrue. The pont value of the Delusion depends on how frequently the erroneous belief might be faced and how difficult it is to perceive the fallacy of the belief. </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Despised</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is hated or discriminated against by a particular subset of the population. Point value depends on the size of the prejudiced group and the degree of hatred or disenfranchisement. </w:t>
      </w:r>
    </w:p>
    <w:p w:rsidR="00000000" w:rsidDel="00000000" w:rsidP="00000000" w:rsidRDefault="00000000" w:rsidRPr="00000000" w14:paraId="0000023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Destitute</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Decreases character’s starting monetary and social status</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Distinguishing Trait</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has one or more unmistakable marks, scars, tattoos, or other features</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Distracted</w:t>
      </w:r>
    </w:p>
    <w:p w:rsidR="00000000" w:rsidDel="00000000" w:rsidP="00000000" w:rsidRDefault="00000000" w:rsidRPr="00000000" w14:paraId="0000023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Imposes a +1 TN modifier to ALL </w:t>
      </w:r>
      <w:r w:rsidDel="00000000" w:rsidR="00000000" w:rsidRPr="00000000">
        <w:rPr>
          <w:rFonts w:ascii="Times New Roman" w:cs="Times New Roman" w:eastAsia="Times New Roman" w:hAnsi="Times New Roman"/>
          <w:sz w:val="20"/>
          <w:szCs w:val="20"/>
          <w:rtl w:val="0"/>
        </w:rPr>
        <w:t xml:space="preserve">PILOTING</w:t>
      </w:r>
      <w:r w:rsidDel="00000000" w:rsidR="00000000" w:rsidRPr="00000000">
        <w:rPr>
          <w:rFonts w:ascii="Times New Roman" w:cs="Times New Roman" w:eastAsia="Times New Roman" w:hAnsi="Times New Roman"/>
          <w:rtl w:val="0"/>
        </w:rPr>
        <w:t xml:space="preserve">-related skill checks.</w:t>
      </w: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Foe</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has an enemy who wants to ruin or kill the character. </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Frail</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Resilience Points</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Illiterate</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or inability to read and write one’s native language </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Inept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Imposes a +1 DL modifier to all checks for one specific umbrella skill or sub-skill.</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Learning Disability</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Imposes a +1 TN modifier to ALL </w:t>
      </w:r>
      <w:r w:rsidDel="00000000" w:rsidR="00000000" w:rsidRPr="00000000">
        <w:rPr>
          <w:rFonts w:ascii="Times New Roman" w:cs="Times New Roman" w:eastAsia="Times New Roman" w:hAnsi="Times New Roman"/>
          <w:sz w:val="20"/>
          <w:szCs w:val="20"/>
          <w:rtl w:val="0"/>
        </w:rPr>
        <w:t xml:space="preserve">KNOWLEDGE</w:t>
      </w:r>
      <w:r w:rsidDel="00000000" w:rsidR="00000000" w:rsidRPr="00000000">
        <w:rPr>
          <w:rFonts w:ascii="Times New Roman" w:cs="Times New Roman" w:eastAsia="Times New Roman" w:hAnsi="Times New Roman"/>
          <w:rtl w:val="0"/>
        </w:rPr>
        <w:t xml:space="preserve">-related skill checks.</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Monoglot</w:t>
      </w: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Imposes a +1 TN modifier to ALL </w:t>
      </w:r>
      <w:r w:rsidDel="00000000" w:rsidR="00000000" w:rsidRPr="00000000">
        <w:rPr>
          <w:rFonts w:ascii="Times New Roman" w:cs="Times New Roman" w:eastAsia="Times New Roman" w:hAnsi="Times New Roman"/>
          <w:sz w:val="20"/>
          <w:szCs w:val="20"/>
          <w:rtl w:val="0"/>
        </w:rPr>
        <w:t xml:space="preserve">LANGUAGE</w:t>
      </w:r>
      <w:r w:rsidDel="00000000" w:rsidR="00000000" w:rsidRPr="00000000">
        <w:rPr>
          <w:rFonts w:ascii="Times New Roman" w:cs="Times New Roman" w:eastAsia="Times New Roman" w:hAnsi="Times New Roman"/>
          <w:rtl w:val="0"/>
        </w:rPr>
        <w:t xml:space="preserve">-related skill checks</w:t>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Moral Code </w:t>
      </w:r>
      <w:ins w:author="Cid Bastian" w:id="0" w:date="2022-01-17T02:01:40Z">
        <w:r w:rsidDel="00000000" w:rsidR="00000000" w:rsidRPr="00000000">
          <w:rPr>
            <w:rFonts w:ascii="Times New Roman" w:cs="Times New Roman" w:eastAsia="Times New Roman" w:hAnsi="Times New Roman"/>
            <w:b w:val="1"/>
            <w:rtl w:val="0"/>
          </w:rPr>
          <w:t xml:space="preserve">(1 point for 3 - In Tribe, 1 point for 6 - Out of Tribe)</w:t>
        </w:r>
      </w:ins>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is adverse to performing (or failing to perform) certain actions. Point value is determined by how often the specific moral conduct might arise, and how difficult it is to choose to act contrary to the code. </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Obligation</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has a commitment to care for someone or something. This could be a spouse, child, parent, pet or possibly even a place. The point value of the Obligation is determined by how frequently time or care is required, and how intense the dedication to the person or thing is. </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Oblivious</w:t>
      </w: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Imposes a +1 TN modifier to ALL </w:t>
      </w:r>
      <w:r w:rsidDel="00000000" w:rsidR="00000000" w:rsidRPr="00000000">
        <w:rPr>
          <w:rFonts w:ascii="Times New Roman" w:cs="Times New Roman" w:eastAsia="Times New Roman" w:hAnsi="Times New Roman"/>
          <w:sz w:val="18"/>
          <w:szCs w:val="18"/>
          <w:rtl w:val="0"/>
        </w:rPr>
        <w:t xml:space="preserve">INFILTRATION</w:t>
      </w:r>
      <w:r w:rsidDel="00000000" w:rsidR="00000000" w:rsidRPr="00000000">
        <w:rPr>
          <w:rFonts w:ascii="Times New Roman" w:cs="Times New Roman" w:eastAsia="Times New Roman" w:hAnsi="Times New Roman"/>
          <w:rtl w:val="0"/>
        </w:rPr>
        <w:t xml:space="preserve">-related skill checks. </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Obsession</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is completely obsessed with some idea, action, person, etc. The point value of the Obsession depends on how frequently it might be encountered and how difficult it is to resist. </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Performance Anxiety</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Imposes a +1 TN modifier to ALL </w:t>
      </w: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Fonts w:ascii="Times New Roman" w:cs="Times New Roman" w:eastAsia="Times New Roman" w:hAnsi="Times New Roman"/>
          <w:rtl w:val="0"/>
        </w:rPr>
        <w:t xml:space="preserve">-related skill checks.</w:t>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Phobia</w:t>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is afraid of a particular situation or stimulus. The point value of the Phobia depends on how frequently it might be experienced and how severe the fear-based mental attack. DTR has no effect.</w:t>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Physical Impairment</w:t>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is missing one or more limbs or appendages. The point value of the impairment depends on how much the loss impacts the character’s actions. </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Prejudiced</w:t>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has an innate disdain for a particular group or subset of the population. </w:t>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Settled </w:t>
      </w: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Imposes a +1 TN modifier to ALL </w:t>
      </w:r>
      <w:r w:rsidDel="00000000" w:rsidR="00000000" w:rsidRPr="00000000">
        <w:rPr>
          <w:rFonts w:ascii="Times New Roman" w:cs="Times New Roman" w:eastAsia="Times New Roman" w:hAnsi="Times New Roman"/>
          <w:sz w:val="20"/>
          <w:szCs w:val="20"/>
          <w:rtl w:val="0"/>
        </w:rPr>
        <w:t xml:space="preserve">SURVIVAL</w:t>
      </w:r>
      <w:r w:rsidDel="00000000" w:rsidR="00000000" w:rsidRPr="00000000">
        <w:rPr>
          <w:rFonts w:ascii="Times New Roman" w:cs="Times New Roman" w:eastAsia="Times New Roman" w:hAnsi="Times New Roman"/>
          <w:rtl w:val="0"/>
        </w:rPr>
        <w:t xml:space="preserve">-related skill checks.</w:t>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Short-Winded</w:t>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Endurance Points</w:t>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Sickly</w:t>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Vitality Points</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Simple</w:t>
      </w:r>
    </w:p>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Imposes a +1 TN modifier to ALL </w:t>
      </w:r>
      <w:r w:rsidDel="00000000" w:rsidR="00000000" w:rsidRPr="00000000">
        <w:rPr>
          <w:rFonts w:ascii="Times New Roman" w:cs="Times New Roman" w:eastAsia="Times New Roman" w:hAnsi="Times New Roman"/>
          <w:sz w:val="20"/>
          <w:szCs w:val="20"/>
          <w:rtl w:val="0"/>
        </w:rPr>
        <w:t xml:space="preserve">COGNITION</w:t>
      </w:r>
      <w:r w:rsidDel="00000000" w:rsidR="00000000" w:rsidRPr="00000000">
        <w:rPr>
          <w:rFonts w:ascii="Times New Roman" w:cs="Times New Roman" w:eastAsia="Times New Roman" w:hAnsi="Times New Roman"/>
          <w:rtl w:val="0"/>
        </w:rPr>
        <w:t xml:space="preserve">-related skill checks.</w:t>
      </w:r>
    </w:p>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Sluggish</w:t>
      </w:r>
    </w:p>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Imposes a negative modifier to Initiative</w:t>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Speech Impairment</w:t>
      </w:r>
    </w:p>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has</w:t>
      </w:r>
      <w:r w:rsidDel="00000000" w:rsidR="00000000" w:rsidRPr="00000000">
        <w:rPr>
          <w:rFonts w:ascii="Times New Roman" w:cs="Times New Roman" w:eastAsia="Times New Roman" w:hAnsi="Times New Roman"/>
          <w:rtl w:val="0"/>
        </w:rPr>
        <w:t xml:space="preserve"> difficulty communicating via speech. This could be something minor, such as a stutter or lisp, or something major, like being completely mute. </w:t>
      </w:r>
    </w:p>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Timid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Tenacity Points</w:t>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Traumatic Flashbacks</w:t>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has experienced something harrowing and traumatizing in his or her past. Whenever a situation reminiscent of the traumatic event is encountered, the character may relive it. This often results in becoming unresponsive to other outside stimuli. </w:t>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Unfortunate Character Traits</w:t>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has</w:t>
      </w:r>
      <w:r w:rsidDel="00000000" w:rsidR="00000000" w:rsidRPr="00000000">
        <w:rPr>
          <w:rFonts w:ascii="Times New Roman" w:cs="Times New Roman" w:eastAsia="Times New Roman" w:hAnsi="Times New Roman"/>
          <w:rtl w:val="0"/>
        </w:rPr>
        <w:t xml:space="preserve"> one or more unfortunate character traits. These traits, while not as detrimental as more full blown hindrances, can still help define a character’s personality. Unfortunate character traits include: </w:t>
      </w:r>
    </w:p>
    <w:p w:rsidR="00000000" w:rsidDel="00000000" w:rsidP="00000000" w:rsidRDefault="00000000" w:rsidRPr="00000000" w14:paraId="00000284">
      <w:pPr>
        <w:widowControl w:val="0"/>
        <w:spacing w:line="240" w:lineRule="auto"/>
        <w:rPr>
          <w:rFonts w:ascii="Times New Roman" w:cs="Times New Roman" w:eastAsia="Times New Roman" w:hAnsi="Times New Roman"/>
        </w:rPr>
        <w:sectPr>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5">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Anti-social</w:t>
      </w:r>
    </w:p>
    <w:p w:rsidR="00000000" w:rsidDel="00000000" w:rsidP="00000000" w:rsidRDefault="00000000" w:rsidRPr="00000000" w14:paraId="00000286">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Apathetic</w:t>
      </w:r>
    </w:p>
    <w:p w:rsidR="00000000" w:rsidDel="00000000" w:rsidP="00000000" w:rsidRDefault="00000000" w:rsidRPr="00000000" w14:paraId="00000287">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Arrogant</w:t>
      </w:r>
    </w:p>
    <w:p w:rsidR="00000000" w:rsidDel="00000000" w:rsidP="00000000" w:rsidRDefault="00000000" w:rsidRPr="00000000" w14:paraId="00000288">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Bad breath</w:t>
      </w:r>
    </w:p>
    <w:p w:rsidR="00000000" w:rsidDel="00000000" w:rsidP="00000000" w:rsidRDefault="00000000" w:rsidRPr="00000000" w14:paraId="00000289">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Body odor</w:t>
      </w:r>
    </w:p>
    <w:p w:rsidR="00000000" w:rsidDel="00000000" w:rsidP="00000000" w:rsidRDefault="00000000" w:rsidRPr="00000000" w14:paraId="0000028A">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Boisterous</w:t>
      </w:r>
    </w:p>
    <w:p w:rsidR="00000000" w:rsidDel="00000000" w:rsidP="00000000" w:rsidRDefault="00000000" w:rsidRPr="00000000" w14:paraId="0000028B">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Compulsive</w:t>
      </w:r>
    </w:p>
    <w:p w:rsidR="00000000" w:rsidDel="00000000" w:rsidP="00000000" w:rsidRDefault="00000000" w:rsidRPr="00000000" w14:paraId="0000028C">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Disorganized</w:t>
      </w:r>
    </w:p>
    <w:p w:rsidR="00000000" w:rsidDel="00000000" w:rsidP="00000000" w:rsidRDefault="00000000" w:rsidRPr="00000000" w14:paraId="0000028D">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Domineering</w:t>
      </w:r>
    </w:p>
    <w:p w:rsidR="00000000" w:rsidDel="00000000" w:rsidP="00000000" w:rsidRDefault="00000000" w:rsidRPr="00000000" w14:paraId="0000028E">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Easily Distracted</w:t>
      </w:r>
    </w:p>
    <w:p w:rsidR="00000000" w:rsidDel="00000000" w:rsidP="00000000" w:rsidRDefault="00000000" w:rsidRPr="00000000" w14:paraId="0000028F">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Fidgety</w:t>
      </w:r>
    </w:p>
    <w:p w:rsidR="00000000" w:rsidDel="00000000" w:rsidP="00000000" w:rsidRDefault="00000000" w:rsidRPr="00000000" w14:paraId="00000290">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Forgetful</w:t>
      </w:r>
    </w:p>
    <w:p w:rsidR="00000000" w:rsidDel="00000000" w:rsidP="00000000" w:rsidRDefault="00000000" w:rsidRPr="00000000" w14:paraId="00000291">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Gullible</w:t>
      </w:r>
    </w:p>
    <w:p w:rsidR="00000000" w:rsidDel="00000000" w:rsidP="00000000" w:rsidRDefault="00000000" w:rsidRPr="00000000" w14:paraId="00000292">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Impatient</w:t>
      </w:r>
    </w:p>
    <w:p w:rsidR="00000000" w:rsidDel="00000000" w:rsidP="00000000" w:rsidRDefault="00000000" w:rsidRPr="00000000" w14:paraId="00000293">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Impulsive</w:t>
      </w:r>
    </w:p>
    <w:p w:rsidR="00000000" w:rsidDel="00000000" w:rsidP="00000000" w:rsidRDefault="00000000" w:rsidRPr="00000000" w14:paraId="00000294">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Intolerant</w:t>
      </w:r>
    </w:p>
    <w:p w:rsidR="00000000" w:rsidDel="00000000" w:rsidP="00000000" w:rsidRDefault="00000000" w:rsidRPr="00000000" w14:paraId="00000295">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Jaded</w:t>
      </w:r>
    </w:p>
    <w:p w:rsidR="00000000" w:rsidDel="00000000" w:rsidP="00000000" w:rsidRDefault="00000000" w:rsidRPr="00000000" w14:paraId="00000296">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Loud or Unusual </w:t>
      </w:r>
      <w:r w:rsidDel="00000000" w:rsidR="00000000" w:rsidRPr="00000000">
        <w:rPr>
          <w:rFonts w:ascii="Times New Roman" w:cs="Times New Roman" w:eastAsia="Times New Roman" w:hAnsi="Times New Roman"/>
          <w:i w:val="1"/>
          <w:rtl w:val="0"/>
        </w:rPr>
        <w:t xml:space="preserve">Laugh</w:t>
      </w:r>
      <w:r w:rsidDel="00000000" w:rsidR="00000000" w:rsidRPr="00000000">
        <w:rPr>
          <w:rFonts w:ascii="Times New Roman" w:cs="Times New Roman" w:eastAsia="Times New Roman" w:hAnsi="Times New Roman"/>
          <w:i w:val="1"/>
          <w:rtl w:val="0"/>
        </w:rPr>
        <w:t xml:space="preserve"> Pathological Liar</w:t>
      </w:r>
    </w:p>
    <w:p w:rsidR="00000000" w:rsidDel="00000000" w:rsidP="00000000" w:rsidRDefault="00000000" w:rsidRPr="00000000" w14:paraId="00000297">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Profane</w:t>
      </w:r>
    </w:p>
    <w:p w:rsidR="00000000" w:rsidDel="00000000" w:rsidP="00000000" w:rsidRDefault="00000000" w:rsidRPr="00000000" w14:paraId="00000298">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Manipulative Overconfident</w:t>
      </w:r>
    </w:p>
    <w:p w:rsidR="00000000" w:rsidDel="00000000" w:rsidP="00000000" w:rsidRDefault="00000000" w:rsidRPr="00000000" w14:paraId="00000299">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Perfectionist</w:t>
      </w:r>
    </w:p>
    <w:p w:rsidR="00000000" w:rsidDel="00000000" w:rsidP="00000000" w:rsidRDefault="00000000" w:rsidRPr="00000000" w14:paraId="0000029A">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Perpetual Scowl Rebellious</w:t>
      </w:r>
    </w:p>
    <w:p w:rsidR="00000000" w:rsidDel="00000000" w:rsidP="00000000" w:rsidRDefault="00000000" w:rsidRPr="00000000" w14:paraId="0000029B">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Repetitive Tick/Gesture Short Fuse</w:t>
      </w:r>
    </w:p>
    <w:p w:rsidR="00000000" w:rsidDel="00000000" w:rsidP="00000000" w:rsidRDefault="00000000" w:rsidRPr="00000000" w14:paraId="0000029C">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Signature Mark Superstitious</w:t>
      </w:r>
    </w:p>
    <w:p w:rsidR="00000000" w:rsidDel="00000000" w:rsidP="00000000" w:rsidRDefault="00000000" w:rsidRPr="00000000" w14:paraId="0000029D">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Suspicious</w:t>
      </w:r>
    </w:p>
    <w:p w:rsidR="00000000" w:rsidDel="00000000" w:rsidP="00000000" w:rsidRDefault="00000000" w:rsidRPr="00000000" w14:paraId="0000029E">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Talkative</w:t>
      </w:r>
    </w:p>
    <w:p w:rsidR="00000000" w:rsidDel="00000000" w:rsidP="00000000" w:rsidRDefault="00000000" w:rsidRPr="00000000" w14:paraId="0000029F">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Timid/Shy</w:t>
      </w:r>
    </w:p>
    <w:p w:rsidR="00000000" w:rsidDel="00000000" w:rsidP="00000000" w:rsidRDefault="00000000" w:rsidRPr="00000000" w14:paraId="000002A0">
      <w:pPr>
        <w:widowControl w:val="0"/>
        <w:spacing w:line="240" w:lineRule="auto"/>
        <w:rPr>
          <w:rFonts w:ascii="Times New Roman" w:cs="Times New Roman" w:eastAsia="Times New Roman" w:hAnsi="Times New Roman"/>
          <w:i w:val="1"/>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Fonts w:ascii="Times New Roman" w:cs="Times New Roman" w:eastAsia="Times New Roman" w:hAnsi="Times New Roman"/>
          <w:i w:val="1"/>
          <w:rtl w:val="0"/>
        </w:rPr>
        <w:t xml:space="preserve">Uncouth</w:t>
      </w:r>
    </w:p>
    <w:p w:rsidR="00000000" w:rsidDel="00000000" w:rsidP="00000000" w:rsidRDefault="00000000" w:rsidRPr="00000000" w14:paraId="000002A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Unstable</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Sanity Points</w:t>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Vulnerability</w:t>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is more susceptible to a particular form of physical attack. Point value of the Vulnerability depends on how frequently it might be encountered and how severe the physical attack DL is. DTR has no effect.</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Wanted</w:t>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is a fugitive (innocent or not) sought after by law enforcement. Value is determined by the size of the geographic area in which the character is Wanted. </w:t>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Weak</w:t>
      </w:r>
    </w:p>
    <w:p w:rsidR="00000000" w:rsidDel="00000000" w:rsidP="00000000" w:rsidRDefault="00000000" w:rsidRPr="00000000" w14:paraId="000002A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Imposes a +1 TN modifier to all </w:t>
      </w:r>
      <w:r w:rsidDel="00000000" w:rsidR="00000000" w:rsidRPr="00000000">
        <w:rPr>
          <w:rFonts w:ascii="Times New Roman" w:cs="Times New Roman" w:eastAsia="Times New Roman" w:hAnsi="Times New Roman"/>
          <w:sz w:val="20"/>
          <w:szCs w:val="20"/>
          <w:rtl w:val="0"/>
        </w:rPr>
        <w:t xml:space="preserve">ATHLETICS </w:t>
      </w:r>
      <w:r w:rsidDel="00000000" w:rsidR="00000000" w:rsidRPr="00000000">
        <w:rPr>
          <w:rFonts w:ascii="Times New Roman" w:cs="Times New Roman" w:eastAsia="Times New Roman" w:hAnsi="Times New Roman"/>
          <w:rtl w:val="0"/>
        </w:rPr>
        <w:t xml:space="preserve">checks, as well as all Brutal Weapons checks.</w:t>
      </w:r>
      <w:r w:rsidDel="00000000" w:rsidR="00000000" w:rsidRPr="00000000">
        <w:rPr>
          <w:rtl w:val="0"/>
        </w:rPr>
      </w:r>
    </w:p>
    <w:p w:rsidR="00000000" w:rsidDel="00000000" w:rsidP="00000000" w:rsidRDefault="00000000" w:rsidRPr="00000000" w14:paraId="000002AD">
      <w:pPr>
        <w:pStyle w:val="Heading2"/>
        <w:widowControl w:val="0"/>
        <w:spacing w:after="0" w:before="0" w:line="240" w:lineRule="auto"/>
        <w:rPr>
          <w:rFonts w:ascii="Times New Roman" w:cs="Times New Roman" w:eastAsia="Times New Roman" w:hAnsi="Times New Roman"/>
          <w:sz w:val="22"/>
          <w:szCs w:val="22"/>
        </w:rPr>
      </w:pPr>
      <w:bookmarkStart w:colFirst="0" w:colLast="0" w:name="_1qjgf9xb5pdt" w:id="8"/>
      <w:bookmarkEnd w:id="8"/>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you have chosen hindrances for your character, </w:t>
      </w:r>
      <w:r w:rsidDel="00000000" w:rsidR="00000000" w:rsidRPr="00000000">
        <w:rPr>
          <w:rFonts w:ascii="Times New Roman" w:cs="Times New Roman" w:eastAsia="Times New Roman" w:hAnsi="Times New Roman"/>
          <w:i w:val="1"/>
          <w:rtl w:val="0"/>
        </w:rPr>
        <w:t xml:space="preserve">add </w:t>
      </w:r>
      <w:r w:rsidDel="00000000" w:rsidR="00000000" w:rsidRPr="00000000">
        <w:rPr>
          <w:rFonts w:ascii="Times New Roman" w:cs="Times New Roman" w:eastAsia="Times New Roman" w:hAnsi="Times New Roman"/>
          <w:rtl w:val="0"/>
        </w:rPr>
        <w:t xml:space="preserve">their point values to your remaining points and move to Step 8.</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2"/>
        <w:widowControl w:val="0"/>
        <w:spacing w:after="0" w:before="0" w:line="240" w:lineRule="auto"/>
        <w:rPr>
          <w:rFonts w:ascii="Times New Roman" w:cs="Times New Roman" w:eastAsia="Times New Roman" w:hAnsi="Times New Roman"/>
          <w:b w:val="1"/>
          <w:sz w:val="24"/>
          <w:szCs w:val="24"/>
        </w:rPr>
      </w:pPr>
      <w:bookmarkStart w:colFirst="0" w:colLast="0" w:name="_4kxtsnj70m7u" w:id="9"/>
      <w:bookmarkEnd w:id="9"/>
      <w:r w:rsidDel="00000000" w:rsidR="00000000" w:rsidRPr="00000000">
        <w:rPr>
          <w:rFonts w:ascii="Times New Roman" w:cs="Times New Roman" w:eastAsia="Times New Roman" w:hAnsi="Times New Roman"/>
          <w:b w:val="1"/>
          <w:sz w:val="24"/>
          <w:szCs w:val="24"/>
          <w:rtl w:val="0"/>
        </w:rPr>
        <w:t xml:space="preserve">Step 7: Acquire Additional Skills and Increase Skill Ranks</w:t>
      </w:r>
    </w:p>
    <w:p w:rsidR="00000000" w:rsidDel="00000000" w:rsidP="00000000" w:rsidRDefault="00000000" w:rsidRPr="00000000" w14:paraId="000002B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point you should know exactly how many character points you have remaining. We recommend allocating most of these remaining points to skills. Skills are the most fundamental aspect of the Untold Roleplaying Game. Every action undertaken by characters is based upon a skill. The greater your character’s expertise in a skill, the greater the chance of succeeding at action checks. Increased training in a skill (represented by skill ranks or SR) grants additional dice to all checks based upon that skill. </w:t>
      </w:r>
    </w:p>
    <w:p w:rsidR="00000000" w:rsidDel="00000000" w:rsidP="00000000" w:rsidRDefault="00000000" w:rsidRPr="00000000" w14:paraId="000002B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cost of each skill rank (SR) is equal to that skill rank (i.e., SR 1 costs 1 point, SR 2 costs 2 points, and so on). This is shown in the table below. </w:t>
      </w:r>
    </w:p>
    <w:p w:rsidR="00000000" w:rsidDel="00000000" w:rsidP="00000000" w:rsidRDefault="00000000" w:rsidRPr="00000000" w14:paraId="000002B6">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0"/>
        <w:tblW w:w="10455.0" w:type="dxa"/>
        <w:jc w:val="left"/>
        <w:tblInd w:w="4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0"/>
        <w:gridCol w:w="1590"/>
        <w:gridCol w:w="1035"/>
        <w:gridCol w:w="1065"/>
        <w:gridCol w:w="1545"/>
        <w:gridCol w:w="1100"/>
        <w:gridCol w:w="2400"/>
        <w:tblGridChange w:id="0">
          <w:tblGrid>
            <w:gridCol w:w="1720"/>
            <w:gridCol w:w="1590"/>
            <w:gridCol w:w="1035"/>
            <w:gridCol w:w="1065"/>
            <w:gridCol w:w="1545"/>
            <w:gridCol w:w="1100"/>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Skill Rank (SR)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of dice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 AP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Accomplished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Veteran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Renowned*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Legendary*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tc>
      </w:tr>
    </w:tbl>
    <w:p w:rsidR="00000000" w:rsidDel="00000000" w:rsidP="00000000" w:rsidRDefault="00000000" w:rsidRPr="00000000" w14:paraId="000002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These skill ranks are subject to Adjudicator approval. </w:t>
      </w:r>
    </w:p>
    <w:p w:rsidR="00000000" w:rsidDel="00000000" w:rsidP="00000000" w:rsidRDefault="00000000" w:rsidRPr="00000000" w14:paraId="000002F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list of available skills. Full descriptions for each skill can be found in Chapter 4.</w:t>
      </w:r>
    </w:p>
    <w:p w:rsidR="00000000" w:rsidDel="00000000" w:rsidP="00000000" w:rsidRDefault="00000000" w:rsidRPr="00000000" w14:paraId="000002F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Mental-Based Skills</w:t>
      </w:r>
    </w:p>
    <w:p w:rsidR="00000000" w:rsidDel="00000000" w:rsidP="00000000" w:rsidRDefault="00000000" w:rsidRPr="00000000" w14:paraId="000002F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COGNITION</w:t>
      </w:r>
    </w:p>
    <w:p w:rsidR="00000000" w:rsidDel="00000000" w:rsidP="00000000" w:rsidRDefault="00000000" w:rsidRPr="00000000" w14:paraId="00000300">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Computation, Debate, Deduction, Mediation, Recall</w:t>
      </w:r>
    </w:p>
    <w:p w:rsidR="00000000" w:rsidDel="00000000" w:rsidP="00000000" w:rsidRDefault="00000000" w:rsidRPr="00000000" w14:paraId="00000301">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CRAFT</w:t>
      </w:r>
    </w:p>
    <w:p w:rsidR="00000000" w:rsidDel="00000000" w:rsidP="00000000" w:rsidRDefault="00000000" w:rsidRPr="00000000" w14:paraId="00000302">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All Craft specializations are various unique forms of sculpting, forming, or other creation.</w:t>
      </w:r>
    </w:p>
    <w:p w:rsidR="00000000" w:rsidDel="00000000" w:rsidP="00000000" w:rsidRDefault="00000000" w:rsidRPr="00000000" w14:paraId="00000303">
      <w:pPr>
        <w:widowControl w:val="0"/>
        <w:spacing w:line="240"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Examples include: Blacksmithing, Calligraphy, Gunsmith, Painting, Sculpture, and Weaving. Also</w:t>
      </w:r>
    </w:p>
    <w:p w:rsidR="00000000" w:rsidDel="00000000" w:rsidP="00000000" w:rsidRDefault="00000000" w:rsidRPr="00000000" w14:paraId="00000304">
      <w:pPr>
        <w:widowControl w:val="0"/>
        <w:spacing w:line="240"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Tinkering and Invention. </w:t>
      </w:r>
    </w:p>
    <w:p w:rsidR="00000000" w:rsidDel="00000000" w:rsidP="00000000" w:rsidRDefault="00000000" w:rsidRPr="00000000" w14:paraId="00000305">
      <w:pPr>
        <w:widowControl w:val="0"/>
        <w:spacing w:line="240"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Each unique Craft requires a separate specialization.</w:t>
      </w:r>
    </w:p>
    <w:p w:rsidR="00000000" w:rsidDel="00000000" w:rsidP="00000000" w:rsidRDefault="00000000" w:rsidRPr="00000000" w14:paraId="00000306">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HANDLING</w:t>
      </w:r>
    </w:p>
    <w:p w:rsidR="00000000" w:rsidDel="00000000" w:rsidP="00000000" w:rsidRDefault="00000000" w:rsidRPr="00000000" w14:paraId="00000307">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Animal Care, Animal Training, Riding</w:t>
      </w:r>
    </w:p>
    <w:p w:rsidR="00000000" w:rsidDel="00000000" w:rsidP="00000000" w:rsidRDefault="00000000" w:rsidRPr="00000000" w14:paraId="00000308">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INFILTRATION</w:t>
      </w:r>
    </w:p>
    <w:p w:rsidR="00000000" w:rsidDel="00000000" w:rsidP="00000000" w:rsidRDefault="00000000" w:rsidRPr="00000000" w14:paraId="00000309">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Concealment, Disguise, Observation, Security Systems, Stealth</w:t>
      </w:r>
    </w:p>
    <w:p w:rsidR="00000000" w:rsidDel="00000000" w:rsidP="00000000" w:rsidRDefault="00000000" w:rsidRPr="00000000" w14:paraId="0000030A">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INFLUENCE</w:t>
      </w:r>
    </w:p>
    <w:p w:rsidR="00000000" w:rsidDel="00000000" w:rsidP="00000000" w:rsidRDefault="00000000" w:rsidRPr="00000000" w14:paraId="0000030B">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Deception, Haggling, Intimidation, Leadership, Persuasion, Seduction</w:t>
      </w:r>
    </w:p>
    <w:p w:rsidR="00000000" w:rsidDel="00000000" w:rsidP="00000000" w:rsidRDefault="00000000" w:rsidRPr="00000000" w14:paraId="0000030C">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KNOWLEDGE</w:t>
      </w:r>
    </w:p>
    <w:p w:rsidR="00000000" w:rsidDel="00000000" w:rsidP="00000000" w:rsidRDefault="00000000" w:rsidRPr="00000000" w14:paraId="0000030D">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A wide range of possible (though not exhaustive) skill specializations for the three most common </w:t>
      </w:r>
    </w:p>
    <w:p w:rsidR="00000000" w:rsidDel="00000000" w:rsidP="00000000" w:rsidRDefault="00000000" w:rsidRPr="00000000" w14:paraId="0000030E">
      <w:pPr>
        <w:widowControl w:val="0"/>
        <w:spacing w:line="240"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Game settings are listed under the Knowledge Skill Descriptions section below. </w:t>
      </w:r>
    </w:p>
    <w:p w:rsidR="00000000" w:rsidDel="00000000" w:rsidP="00000000" w:rsidRDefault="00000000" w:rsidRPr="00000000" w14:paraId="0000030F">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LANGUAGE</w:t>
      </w:r>
    </w:p>
    <w:p w:rsidR="00000000" w:rsidDel="00000000" w:rsidP="00000000" w:rsidRDefault="00000000" w:rsidRPr="00000000" w14:paraId="00000310">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Each new language skill requires a separate specialization.</w:t>
      </w:r>
    </w:p>
    <w:p w:rsidR="00000000" w:rsidDel="00000000" w:rsidP="00000000" w:rsidRDefault="00000000" w:rsidRPr="00000000" w14:paraId="00000311">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PERFORMANCE</w:t>
      </w:r>
    </w:p>
    <w:p w:rsidR="00000000" w:rsidDel="00000000" w:rsidP="00000000" w:rsidRDefault="00000000" w:rsidRPr="00000000" w14:paraId="00000312">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Acting, Dance, Instrument, Public Speaking, Singing</w:t>
      </w:r>
    </w:p>
    <w:p w:rsidR="00000000" w:rsidDel="00000000" w:rsidP="00000000" w:rsidRDefault="00000000" w:rsidRPr="00000000" w14:paraId="00000313">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PILOTING</w:t>
      </w:r>
    </w:p>
    <w:p w:rsidR="00000000" w:rsidDel="00000000" w:rsidP="00000000" w:rsidRDefault="00000000" w:rsidRPr="00000000" w14:paraId="00000314">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Each unique vehicle type requires a separate specialization</w:t>
      </w:r>
    </w:p>
    <w:p w:rsidR="00000000" w:rsidDel="00000000" w:rsidP="00000000" w:rsidRDefault="00000000" w:rsidRPr="00000000" w14:paraId="00000315">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SURVIVAL</w:t>
      </w:r>
    </w:p>
    <w:p w:rsidR="00000000" w:rsidDel="00000000" w:rsidP="00000000" w:rsidRDefault="00000000" w:rsidRPr="00000000" w14:paraId="00000316">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Each unique environmental condition can be a separate specialization</w:t>
      </w:r>
    </w:p>
    <w:p w:rsidR="00000000" w:rsidDel="00000000" w:rsidP="00000000" w:rsidRDefault="00000000" w:rsidRPr="00000000" w14:paraId="00000317">
      <w:pPr>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1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Physical-Based Skills</w:t>
      </w:r>
    </w:p>
    <w:p w:rsidR="00000000" w:rsidDel="00000000" w:rsidP="00000000" w:rsidRDefault="00000000" w:rsidRPr="00000000" w14:paraId="0000031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ATHLETICS</w:t>
      </w:r>
    </w:p>
    <w:p w:rsidR="00000000" w:rsidDel="00000000" w:rsidP="00000000" w:rsidRDefault="00000000" w:rsidRPr="00000000" w14:paraId="0000031B">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Climbing, Feats of Endurance, Feats of Strength, Jumping, Running, Swimming, Throwing,</w:t>
      </w:r>
    </w:p>
    <w:p w:rsidR="00000000" w:rsidDel="00000000" w:rsidP="00000000" w:rsidRDefault="00000000" w:rsidRPr="00000000" w14:paraId="0000031C">
      <w:pPr>
        <w:widowControl w:val="0"/>
        <w:spacing w:line="240"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Tumbling/Acrobatics</w:t>
      </w:r>
    </w:p>
    <w:p w:rsidR="00000000" w:rsidDel="00000000" w:rsidP="00000000" w:rsidRDefault="00000000" w:rsidRPr="00000000" w14:paraId="0000031D">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COORDINATION</w:t>
      </w:r>
    </w:p>
    <w:p w:rsidR="00000000" w:rsidDel="00000000" w:rsidP="00000000" w:rsidRDefault="00000000" w:rsidRPr="00000000" w14:paraId="0000031E">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Balance, Catching, Fine Motor Manipulation, Pickpocketing, Sleight of Hand</w:t>
      </w:r>
    </w:p>
    <w:p w:rsidR="00000000" w:rsidDel="00000000" w:rsidP="00000000" w:rsidRDefault="00000000" w:rsidRPr="00000000" w14:paraId="0000031F">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r>
    </w:p>
    <w:p w:rsidR="00000000" w:rsidDel="00000000" w:rsidP="00000000" w:rsidRDefault="00000000" w:rsidRPr="00000000" w14:paraId="00000320">
      <w:pPr>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Melee Combat Skills</w:t>
      </w:r>
    </w:p>
    <w:p w:rsidR="00000000" w:rsidDel="00000000" w:rsidP="00000000" w:rsidRDefault="00000000" w:rsidRPr="00000000" w14:paraId="00000321">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CLOSE/UNARMED COMBAT</w:t>
      </w:r>
    </w:p>
    <w:p w:rsidR="00000000" w:rsidDel="00000000" w:rsidP="00000000" w:rsidRDefault="00000000" w:rsidRPr="00000000" w14:paraId="00000322">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Boxing, Martial Arts, Wrestling</w:t>
      </w:r>
    </w:p>
    <w:p w:rsidR="00000000" w:rsidDel="00000000" w:rsidP="00000000" w:rsidRDefault="00000000" w:rsidRPr="00000000" w14:paraId="00000323">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FINESSE WEAPONS</w:t>
      </w:r>
    </w:p>
    <w:p w:rsidR="00000000" w:rsidDel="00000000" w:rsidP="00000000" w:rsidRDefault="00000000" w:rsidRPr="00000000" w14:paraId="00000324">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ab/>
      </w:r>
      <w:r w:rsidDel="00000000" w:rsidR="00000000" w:rsidRPr="00000000">
        <w:rPr>
          <w:rFonts w:ascii="Times New Roman" w:cs="Times New Roman" w:eastAsia="Times New Roman" w:hAnsi="Times New Roman"/>
          <w:i w:val="1"/>
          <w:rtl w:val="0"/>
        </w:rPr>
        <w:t xml:space="preserve">Chakram, Knives, Dueling Weapons</w:t>
      </w:r>
    </w:p>
    <w:p w:rsidR="00000000" w:rsidDel="00000000" w:rsidP="00000000" w:rsidRDefault="00000000" w:rsidRPr="00000000" w14:paraId="00000325">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BRUTAL WEAPONS</w:t>
      </w:r>
    </w:p>
    <w:p w:rsidR="00000000" w:rsidDel="00000000" w:rsidP="00000000" w:rsidRDefault="00000000" w:rsidRPr="00000000" w14:paraId="00000326">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ab/>
      </w:r>
      <w:r w:rsidDel="00000000" w:rsidR="00000000" w:rsidRPr="00000000">
        <w:rPr>
          <w:rFonts w:ascii="Times New Roman" w:cs="Times New Roman" w:eastAsia="Times New Roman" w:hAnsi="Times New Roman"/>
          <w:i w:val="1"/>
          <w:rtl w:val="0"/>
        </w:rPr>
        <w:t xml:space="preserve">Bludgeoning Weapons, Chopping Weapons, Reach Weapons, Slashing Weapons</w:t>
      </w:r>
    </w:p>
    <w:p w:rsidR="00000000" w:rsidDel="00000000" w:rsidP="00000000" w:rsidRDefault="00000000" w:rsidRPr="00000000" w14:paraId="00000327">
      <w:pPr>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28">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u w:val="single"/>
          <w:rtl w:val="0"/>
        </w:rPr>
        <w:t xml:space="preserve">Ranged Combat Skills</w:t>
      </w:r>
      <w:r w:rsidDel="00000000" w:rsidR="00000000" w:rsidRPr="00000000">
        <w:rPr>
          <w:rtl w:val="0"/>
        </w:rPr>
      </w:r>
    </w:p>
    <w:p w:rsidR="00000000" w:rsidDel="00000000" w:rsidP="00000000" w:rsidRDefault="00000000" w:rsidRPr="00000000" w14:paraId="00000329">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MISSILE WEAPONS</w:t>
      </w:r>
    </w:p>
    <w:p w:rsidR="00000000" w:rsidDel="00000000" w:rsidP="00000000" w:rsidRDefault="00000000" w:rsidRPr="00000000" w14:paraId="0000032A">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Elastic, Leverage, Pneumatic, Steady</w:t>
      </w:r>
    </w:p>
    <w:p w:rsidR="00000000" w:rsidDel="00000000" w:rsidP="00000000" w:rsidRDefault="00000000" w:rsidRPr="00000000" w14:paraId="0000032B">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FIREARMS</w:t>
      </w:r>
    </w:p>
    <w:p w:rsidR="00000000" w:rsidDel="00000000" w:rsidP="00000000" w:rsidRDefault="00000000" w:rsidRPr="00000000" w14:paraId="0000032C">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ab/>
      </w:r>
      <w:r w:rsidDel="00000000" w:rsidR="00000000" w:rsidRPr="00000000">
        <w:rPr>
          <w:rFonts w:ascii="Times New Roman" w:cs="Times New Roman" w:eastAsia="Times New Roman" w:hAnsi="Times New Roman"/>
          <w:i w:val="1"/>
          <w:rtl w:val="0"/>
        </w:rPr>
        <w:t xml:space="preserve">Pistols, Rifles, Mounted, Rocket</w:t>
      </w:r>
    </w:p>
    <w:p w:rsidR="00000000" w:rsidDel="00000000" w:rsidP="00000000" w:rsidRDefault="00000000" w:rsidRPr="00000000" w14:paraId="0000032D">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THROWN WEAPONS</w:t>
      </w:r>
    </w:p>
    <w:p w:rsidR="00000000" w:rsidDel="00000000" w:rsidP="00000000" w:rsidRDefault="00000000" w:rsidRPr="00000000" w14:paraId="0000032E">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rtl w:val="0"/>
        </w:rPr>
        <w:t xml:space="preserve">Bolas, Boomerang, Chakra, Darts, Javelin, Knives</w:t>
      </w:r>
    </w:p>
    <w:p w:rsidR="00000000" w:rsidDel="00000000" w:rsidP="00000000" w:rsidRDefault="00000000" w:rsidRPr="00000000" w14:paraId="0000032F">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330">
      <w:pPr>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1">
      <w:pPr>
        <w:pStyle w:val="Heading2"/>
        <w:widowControl w:val="0"/>
        <w:spacing w:after="0" w:before="0" w:line="240" w:lineRule="auto"/>
        <w:rPr>
          <w:rFonts w:ascii="Times New Roman" w:cs="Times New Roman" w:eastAsia="Times New Roman" w:hAnsi="Times New Roman"/>
          <w:b w:val="1"/>
          <w:sz w:val="24"/>
          <w:szCs w:val="24"/>
        </w:rPr>
      </w:pPr>
      <w:bookmarkStart w:colFirst="0" w:colLast="0" w:name="_so75744gi8el" w:id="10"/>
      <w:bookmarkEnd w:id="10"/>
      <w:r w:rsidDel="00000000" w:rsidR="00000000" w:rsidRPr="00000000">
        <w:rPr>
          <w:rFonts w:ascii="Times New Roman" w:cs="Times New Roman" w:eastAsia="Times New Roman" w:hAnsi="Times New Roman"/>
          <w:b w:val="1"/>
          <w:sz w:val="24"/>
          <w:szCs w:val="24"/>
          <w:rtl w:val="0"/>
        </w:rPr>
        <w:t xml:space="preserve">Step 8: Acquire Edges and Techniques</w:t>
      </w:r>
    </w:p>
    <w:p w:rsidR="00000000" w:rsidDel="00000000" w:rsidP="00000000" w:rsidRDefault="00000000" w:rsidRPr="00000000" w14:paraId="00000332">
      <w:pPr>
        <w:pStyle w:val="Heading2"/>
        <w:widowControl w:val="0"/>
        <w:spacing w:after="0" w:before="0" w:line="240" w:lineRule="auto"/>
        <w:rPr>
          <w:rFonts w:ascii="Times New Roman" w:cs="Times New Roman" w:eastAsia="Times New Roman" w:hAnsi="Times New Roman"/>
          <w:sz w:val="24"/>
          <w:szCs w:val="24"/>
        </w:rPr>
      </w:pPr>
      <w:bookmarkStart w:colFirst="0" w:colLast="0" w:name="_1fa12p8buviw" w:id="11"/>
      <w:bookmarkEnd w:id="11"/>
      <w:r w:rsidDel="00000000" w:rsidR="00000000" w:rsidRPr="00000000">
        <w:rPr>
          <w:rtl w:val="0"/>
        </w:rPr>
      </w:r>
    </w:p>
    <w:p w:rsidR="00000000" w:rsidDel="00000000" w:rsidP="00000000" w:rsidRDefault="00000000" w:rsidRPr="00000000" w14:paraId="000003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Techniques represent a more focused or intense training in one particular aspect of a given skill. Edges are recurring techniques which are the same for every separate sub-skill. Each edge or  technique will grant some unique bonus or ability in certain game play situations.</w:t>
      </w:r>
    </w:p>
    <w:p w:rsidR="00000000" w:rsidDel="00000000" w:rsidP="00000000" w:rsidRDefault="00000000" w:rsidRPr="00000000" w14:paraId="0000033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Because techniques are a more advanced aspect of the game, a full list of techniques is not listed here. For a full list of techniques and their descriptions, see chapter 5.</w:t>
      </w:r>
      <w:r w:rsidDel="00000000" w:rsidR="00000000" w:rsidRPr="00000000">
        <w:rPr>
          <w:rtl w:val="0"/>
        </w:rPr>
      </w:r>
    </w:p>
    <w:p w:rsidR="00000000" w:rsidDel="00000000" w:rsidP="00000000" w:rsidRDefault="00000000" w:rsidRPr="00000000" w14:paraId="0000033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pStyle w:val="Heading2"/>
        <w:widowControl w:val="0"/>
        <w:spacing w:after="0" w:before="0" w:line="240" w:lineRule="auto"/>
        <w:rPr>
          <w:rFonts w:ascii="Times New Roman" w:cs="Times New Roman" w:eastAsia="Times New Roman" w:hAnsi="Times New Roman"/>
          <w:b w:val="1"/>
          <w:sz w:val="24"/>
          <w:szCs w:val="24"/>
        </w:rPr>
      </w:pPr>
      <w:bookmarkStart w:colFirst="0" w:colLast="0" w:name="_ke5we25ghkif" w:id="12"/>
      <w:bookmarkEnd w:id="12"/>
      <w:r w:rsidDel="00000000" w:rsidR="00000000" w:rsidRPr="00000000">
        <w:rPr>
          <w:rFonts w:ascii="Times New Roman" w:cs="Times New Roman" w:eastAsia="Times New Roman" w:hAnsi="Times New Roman"/>
          <w:b w:val="1"/>
          <w:sz w:val="24"/>
          <w:szCs w:val="24"/>
          <w:rtl w:val="0"/>
        </w:rPr>
        <w:t xml:space="preserve">Step 9: Acquire Equipment and Supplies</w:t>
      </w:r>
    </w:p>
    <w:p w:rsidR="00000000" w:rsidDel="00000000" w:rsidP="00000000" w:rsidRDefault="00000000" w:rsidRPr="00000000" w14:paraId="0000033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step should be pretty straightforward. Simply write down any items you think your character might logically possess. This will usually be restricted by your character’s SSL, or Social Status Level (i.e., will your character be able to afford a Porsche, a Ford, a clunker car, or no car at all).</w:t>
      </w:r>
    </w:p>
    <w:p w:rsidR="00000000" w:rsidDel="00000000" w:rsidP="00000000" w:rsidRDefault="00000000" w:rsidRPr="00000000" w14:paraId="0000033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ease in acquiring equipment, equipment packages based on game setting, profession, and Social Class Level are available. </w:t>
      </w:r>
    </w:p>
    <w:p w:rsidR="00000000" w:rsidDel="00000000" w:rsidP="00000000" w:rsidRDefault="00000000" w:rsidRPr="00000000" w14:paraId="0000033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pStyle w:val="Heading2"/>
        <w:widowControl w:val="0"/>
        <w:spacing w:after="0" w:before="0" w:line="240" w:lineRule="auto"/>
        <w:rPr>
          <w:rFonts w:ascii="Times New Roman" w:cs="Times New Roman" w:eastAsia="Times New Roman" w:hAnsi="Times New Roman"/>
          <w:b w:val="1"/>
          <w:sz w:val="24"/>
          <w:szCs w:val="24"/>
        </w:rPr>
      </w:pPr>
      <w:bookmarkStart w:colFirst="0" w:colLast="0" w:name="_qx44lsxh2b8c" w:id="13"/>
      <w:bookmarkEnd w:id="13"/>
      <w:r w:rsidDel="00000000" w:rsidR="00000000" w:rsidRPr="00000000">
        <w:rPr>
          <w:rFonts w:ascii="Times New Roman" w:cs="Times New Roman" w:eastAsia="Times New Roman" w:hAnsi="Times New Roman"/>
          <w:b w:val="1"/>
          <w:sz w:val="24"/>
          <w:szCs w:val="24"/>
          <w:rtl w:val="0"/>
        </w:rPr>
        <w:t xml:space="preserve">Step 10: Calculate Exertion Points:</w:t>
      </w:r>
    </w:p>
    <w:p w:rsidR="00000000" w:rsidDel="00000000" w:rsidP="00000000" w:rsidRDefault="00000000" w:rsidRPr="00000000" w14:paraId="0000034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forms of Exertion: Mind (mental) and Body (physical). Pretty straightforward, but you use mental exertion points for Mind-based skills, and physical exertion points for Body-based skills. </w:t>
      </w:r>
    </w:p>
    <w:p w:rsidR="00000000" w:rsidDel="00000000" w:rsidP="00000000" w:rsidRDefault="00000000" w:rsidRPr="00000000" w14:paraId="0000034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three levels of exertion. The first level of physical exertion is Endurance. The first level of mental exertion is Tenacity. To determine the number of points in each of these primary aspects of exertion, simply take the highest </w:t>
      </w:r>
      <w:r w:rsidDel="00000000" w:rsidR="00000000" w:rsidRPr="00000000">
        <w:rPr>
          <w:rFonts w:ascii="Times New Roman" w:cs="Times New Roman" w:eastAsia="Times New Roman" w:hAnsi="Times New Roman"/>
          <w:i w:val="1"/>
          <w:rtl w:val="0"/>
        </w:rPr>
        <w:t xml:space="preserve">TR </w:t>
      </w:r>
      <w:r w:rsidDel="00000000" w:rsidR="00000000" w:rsidRPr="00000000">
        <w:rPr>
          <w:rFonts w:ascii="Times New Roman" w:cs="Times New Roman" w:eastAsia="Times New Roman" w:hAnsi="Times New Roman"/>
          <w:rtl w:val="0"/>
        </w:rPr>
        <w:t xml:space="preserve">in each category (Mind or Body), add 1, and multiply by 3 [(highest TR+1) x3]. Thus if your character’s highest TR in a Mental-based skill was 2, and his highest TR in a physical skill was 3, you would start with 9 Tenacity points and 12 Endurance points.</w:t>
      </w:r>
    </w:p>
    <w:p w:rsidR="00000000" w:rsidDel="00000000" w:rsidP="00000000" w:rsidRDefault="00000000" w:rsidRPr="00000000" w14:paraId="0000034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level of exertion is Resilience. Resilience is used for </w:t>
      </w:r>
      <w:r w:rsidDel="00000000" w:rsidR="00000000" w:rsidRPr="00000000">
        <w:rPr>
          <w:rFonts w:ascii="Times New Roman" w:cs="Times New Roman" w:eastAsia="Times New Roman" w:hAnsi="Times New Roman"/>
          <w:i w:val="1"/>
          <w:rtl w:val="0"/>
        </w:rPr>
        <w:t xml:space="preserve">both </w:t>
      </w:r>
      <w:r w:rsidDel="00000000" w:rsidR="00000000" w:rsidRPr="00000000">
        <w:rPr>
          <w:rFonts w:ascii="Times New Roman" w:cs="Times New Roman" w:eastAsia="Times New Roman" w:hAnsi="Times New Roman"/>
          <w:rtl w:val="0"/>
        </w:rPr>
        <w:t xml:space="preserve">physical and mental exertion. Your character’s Resilience points are equal to your character’s highest skill rank (SR).</w:t>
      </w:r>
    </w:p>
    <w:p w:rsidR="00000000" w:rsidDel="00000000" w:rsidP="00000000" w:rsidRDefault="00000000" w:rsidRPr="00000000" w14:paraId="0000034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and final levels of exertion are Vitality and Sanity. Each is calculated by taking the highest TR (physical for Vitality, mental for Sanity) and adding 3 [highest TR +3]. Thus if your character’s highest TR in a Mental-based skill was 4, and her highest TR in a physical skill was 2, you would start with 7 Sanity points, and 5 Vitality points. </w:t>
      </w:r>
    </w:p>
    <w:p w:rsidR="00000000" w:rsidDel="00000000" w:rsidP="00000000" w:rsidRDefault="00000000" w:rsidRPr="00000000" w14:paraId="00000348">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one additional aspect of Exertion separate from (yet available to) </w:t>
      </w:r>
    </w:p>
    <w:p w:rsidR="00000000" w:rsidDel="00000000" w:rsidP="00000000" w:rsidRDefault="00000000" w:rsidRPr="00000000" w14:paraId="0000034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pStyle w:val="Heading2"/>
        <w:widowControl w:val="0"/>
        <w:spacing w:after="0" w:before="0" w:line="240" w:lineRule="auto"/>
        <w:rPr>
          <w:rFonts w:ascii="Times New Roman" w:cs="Times New Roman" w:eastAsia="Times New Roman" w:hAnsi="Times New Roman"/>
          <w:b w:val="1"/>
          <w:sz w:val="24"/>
          <w:szCs w:val="24"/>
        </w:rPr>
      </w:pPr>
      <w:bookmarkStart w:colFirst="0" w:colLast="0" w:name="_2bfrfsoi2ury" w:id="14"/>
      <w:bookmarkEnd w:id="14"/>
      <w:r w:rsidDel="00000000" w:rsidR="00000000" w:rsidRPr="00000000">
        <w:rPr>
          <w:rFonts w:ascii="Times New Roman" w:cs="Times New Roman" w:eastAsia="Times New Roman" w:hAnsi="Times New Roman"/>
          <w:b w:val="1"/>
          <w:sz w:val="24"/>
          <w:szCs w:val="24"/>
          <w:rtl w:val="0"/>
        </w:rPr>
        <w:t xml:space="preserve">11: Fill in Final Details</w:t>
      </w:r>
    </w:p>
    <w:p w:rsidR="00000000" w:rsidDel="00000000" w:rsidP="00000000" w:rsidRDefault="00000000" w:rsidRPr="00000000" w14:paraId="0000034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step is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catch-all of every aspect on the character sheet that hasn’t yet been covered.</w:t>
      </w:r>
    </w:p>
    <w:p w:rsidR="00000000" w:rsidDel="00000000" w:rsidP="00000000" w:rsidRDefault="00000000" w:rsidRPr="00000000" w14:paraId="0000034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Character Name</w:t>
      </w:r>
      <w:r w:rsidDel="00000000" w:rsidR="00000000" w:rsidRPr="00000000">
        <w:rPr>
          <w:rFonts w:ascii="Times New Roman" w:cs="Times New Roman" w:eastAsia="Times New Roman" w:hAnsi="Times New Roman"/>
          <w:rtl w:val="0"/>
        </w:rPr>
        <w:t xml:space="preserve">: Your character’s name.</w:t>
      </w:r>
    </w:p>
    <w:p w:rsidR="00000000" w:rsidDel="00000000" w:rsidP="00000000" w:rsidRDefault="00000000" w:rsidRPr="00000000" w14:paraId="0000035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Player</w:t>
      </w:r>
      <w:r w:rsidDel="00000000" w:rsidR="00000000" w:rsidRPr="00000000">
        <w:rPr>
          <w:rFonts w:ascii="Times New Roman" w:cs="Times New Roman" w:eastAsia="Times New Roman" w:hAnsi="Times New Roman"/>
          <w:rtl w:val="0"/>
        </w:rPr>
        <w:t xml:space="preserve">: Your name.</w:t>
      </w:r>
    </w:p>
    <w:p w:rsidR="00000000" w:rsidDel="00000000" w:rsidP="00000000" w:rsidRDefault="00000000" w:rsidRPr="00000000" w14:paraId="0000035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Species</w:t>
      </w:r>
      <w:r w:rsidDel="00000000" w:rsidR="00000000" w:rsidRPr="00000000">
        <w:rPr>
          <w:rFonts w:ascii="Times New Roman" w:cs="Times New Roman" w:eastAsia="Times New Roman" w:hAnsi="Times New Roman"/>
          <w:rtl w:val="0"/>
        </w:rPr>
        <w:t xml:space="preserve">: Could be Human; could also be elf, ogre, or lizardman. You may also put ethnicity here.</w:t>
      </w:r>
    </w:p>
    <w:p w:rsidR="00000000" w:rsidDel="00000000" w:rsidP="00000000" w:rsidRDefault="00000000" w:rsidRPr="00000000" w14:paraId="0000035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Profession</w:t>
      </w:r>
      <w:r w:rsidDel="00000000" w:rsidR="00000000" w:rsidRPr="00000000">
        <w:rPr>
          <w:rFonts w:ascii="Times New Roman" w:cs="Times New Roman" w:eastAsia="Times New Roman" w:hAnsi="Times New Roman"/>
          <w:rtl w:val="0"/>
        </w:rPr>
        <w:t xml:space="preserve">: What your character does for a living.</w:t>
      </w:r>
    </w:p>
    <w:p w:rsidR="00000000" w:rsidDel="00000000" w:rsidP="00000000" w:rsidRDefault="00000000" w:rsidRPr="00000000" w14:paraId="0000035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Birthplace</w:t>
      </w:r>
      <w:r w:rsidDel="00000000" w:rsidR="00000000" w:rsidRPr="00000000">
        <w:rPr>
          <w:rFonts w:ascii="Times New Roman" w:cs="Times New Roman" w:eastAsia="Times New Roman" w:hAnsi="Times New Roman"/>
          <w:rtl w:val="0"/>
        </w:rPr>
        <w:t xml:space="preserve">: Where your character came from, country of origin.</w:t>
      </w:r>
    </w:p>
    <w:p w:rsidR="00000000" w:rsidDel="00000000" w:rsidP="00000000" w:rsidRDefault="00000000" w:rsidRPr="00000000" w14:paraId="0000035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Social Status</w:t>
      </w:r>
      <w:r w:rsidDel="00000000" w:rsidR="00000000" w:rsidRPr="00000000">
        <w:rPr>
          <w:rFonts w:ascii="Times New Roman" w:cs="Times New Roman" w:eastAsia="Times New Roman" w:hAnsi="Times New Roman"/>
          <w:rtl w:val="0"/>
        </w:rPr>
        <w:t xml:space="preserve">: For most characters, this is 4, which is lower middle class. Some characters who acquired the </w:t>
      </w:r>
      <w:r w:rsidDel="00000000" w:rsidR="00000000" w:rsidRPr="00000000">
        <w:rPr>
          <w:rFonts w:ascii="Times New Roman" w:cs="Times New Roman" w:eastAsia="Times New Roman" w:hAnsi="Times New Roman"/>
          <w:i w:val="1"/>
          <w:rtl w:val="0"/>
        </w:rPr>
        <w:t xml:space="preserve">Affluent </w:t>
      </w:r>
      <w:r w:rsidDel="00000000" w:rsidR="00000000" w:rsidRPr="00000000">
        <w:rPr>
          <w:rFonts w:ascii="Times New Roman" w:cs="Times New Roman" w:eastAsia="Times New Roman" w:hAnsi="Times New Roman"/>
          <w:rtl w:val="0"/>
        </w:rPr>
        <w:t xml:space="preserve">boon will have a higher Social Status; others who gained points from the </w:t>
      </w:r>
      <w:r w:rsidDel="00000000" w:rsidR="00000000" w:rsidRPr="00000000">
        <w:rPr>
          <w:rFonts w:ascii="Times New Roman" w:cs="Times New Roman" w:eastAsia="Times New Roman" w:hAnsi="Times New Roman"/>
          <w:i w:val="1"/>
          <w:rtl w:val="0"/>
        </w:rPr>
        <w:t xml:space="preserve">Destitute </w:t>
      </w:r>
      <w:r w:rsidDel="00000000" w:rsidR="00000000" w:rsidRPr="00000000">
        <w:rPr>
          <w:rFonts w:ascii="Times New Roman" w:cs="Times New Roman" w:eastAsia="Times New Roman" w:hAnsi="Times New Roman"/>
          <w:rtl w:val="0"/>
        </w:rPr>
        <w:t xml:space="preserve">weakness will have a lower Social Status.</w:t>
      </w:r>
    </w:p>
    <w:p w:rsidR="00000000" w:rsidDel="00000000" w:rsidP="00000000" w:rsidRDefault="00000000" w:rsidRPr="00000000" w14:paraId="0000035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Personality Traits</w:t>
      </w:r>
      <w:r w:rsidDel="00000000" w:rsidR="00000000" w:rsidRPr="00000000">
        <w:rPr>
          <w:rFonts w:ascii="Times New Roman" w:cs="Times New Roman" w:eastAsia="Times New Roman" w:hAnsi="Times New Roman"/>
          <w:rtl w:val="0"/>
        </w:rPr>
        <w:t xml:space="preserve">: List any personality traits, both positive and negative, that may help bring your character to life.</w:t>
      </w:r>
    </w:p>
    <w:p w:rsidR="00000000" w:rsidDel="00000000" w:rsidP="00000000" w:rsidRDefault="00000000" w:rsidRPr="00000000" w14:paraId="0000035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Goals/Aspirations</w:t>
      </w:r>
      <w:r w:rsidDel="00000000" w:rsidR="00000000" w:rsidRPr="00000000">
        <w:rPr>
          <w:rFonts w:ascii="Times New Roman" w:cs="Times New Roman" w:eastAsia="Times New Roman" w:hAnsi="Times New Roman"/>
          <w:rtl w:val="0"/>
        </w:rPr>
        <w:t xml:space="preserve">: Jot down any goals or dreams your character has.</w:t>
      </w:r>
    </w:p>
    <w:p w:rsidR="00000000" w:rsidDel="00000000" w:rsidP="00000000" w:rsidRDefault="00000000" w:rsidRPr="00000000" w14:paraId="0000035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Religion/Culture</w:t>
      </w:r>
      <w:r w:rsidDel="00000000" w:rsidR="00000000" w:rsidRPr="00000000">
        <w:rPr>
          <w:rFonts w:ascii="Times New Roman" w:cs="Times New Roman" w:eastAsia="Times New Roman" w:hAnsi="Times New Roman"/>
          <w:rtl w:val="0"/>
        </w:rPr>
        <w:t xml:space="preserve">: If your character practices a religion or comes from a defining culture, write it here.</w:t>
      </w:r>
    </w:p>
    <w:p w:rsidR="00000000" w:rsidDel="00000000" w:rsidP="00000000" w:rsidRDefault="00000000" w:rsidRPr="00000000" w14:paraId="0000036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Guild/Affiliation</w:t>
      </w:r>
      <w:r w:rsidDel="00000000" w:rsidR="00000000" w:rsidRPr="00000000">
        <w:rPr>
          <w:rFonts w:ascii="Times New Roman" w:cs="Times New Roman" w:eastAsia="Times New Roman" w:hAnsi="Times New Roman"/>
          <w:rtl w:val="0"/>
        </w:rPr>
        <w:t xml:space="preserve">: List any guilds, groups, or other affiliations your character is a part of.</w:t>
      </w:r>
    </w:p>
    <w:p w:rsidR="00000000" w:rsidDel="00000000" w:rsidP="00000000" w:rsidRDefault="00000000" w:rsidRPr="00000000" w14:paraId="0000036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Gender, Age, Eyes, Hair, Height, Skin, Build</w:t>
      </w:r>
      <w:r w:rsidDel="00000000" w:rsidR="00000000" w:rsidRPr="00000000">
        <w:rPr>
          <w:rFonts w:ascii="Times New Roman" w:cs="Times New Roman" w:eastAsia="Times New Roman" w:hAnsi="Times New Roman"/>
          <w:rtl w:val="0"/>
        </w:rPr>
        <w:t xml:space="preserve">: All these should be pretty self-explanatory, but they’re mostly about the physical appearance and the defining characteristics of your character.</w:t>
      </w:r>
    </w:p>
    <w:p w:rsidR="00000000" w:rsidDel="00000000" w:rsidP="00000000" w:rsidRDefault="00000000" w:rsidRPr="00000000" w14:paraId="0000036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Advancement Points (Current and Total): </w:t>
      </w:r>
      <w:r w:rsidDel="00000000" w:rsidR="00000000" w:rsidRPr="00000000">
        <w:rPr>
          <w:rFonts w:ascii="Times New Roman" w:cs="Times New Roman" w:eastAsia="Times New Roman" w:hAnsi="Times New Roman"/>
          <w:rtl w:val="0"/>
        </w:rPr>
        <w:t xml:space="preserve">Put 150 points to start with (if this is, in fact, how many points your Adjudicator had you start with). </w:t>
      </w:r>
    </w:p>
    <w:p w:rsidR="00000000" w:rsidDel="00000000" w:rsidP="00000000" w:rsidRDefault="00000000" w:rsidRPr="00000000" w14:paraId="0000036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Moral Code</w:t>
      </w:r>
      <w:r w:rsidDel="00000000" w:rsidR="00000000" w:rsidRPr="00000000">
        <w:rPr>
          <w:rFonts w:ascii="Times New Roman" w:cs="Times New Roman" w:eastAsia="Times New Roman" w:hAnsi="Times New Roman"/>
          <w:rtl w:val="0"/>
        </w:rPr>
        <w:t xml:space="preserve">: Unless you took the Moral Code hindrance, you don’t need to put anything here.</w:t>
      </w:r>
    </w:p>
    <w:p w:rsidR="00000000" w:rsidDel="00000000" w:rsidP="00000000" w:rsidRDefault="00000000" w:rsidRPr="00000000" w14:paraId="0000036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Skills </w:t>
      </w:r>
    </w:p>
    <w:p w:rsidR="00000000" w:rsidDel="00000000" w:rsidP="00000000" w:rsidRDefault="00000000" w:rsidRPr="00000000" w14:paraId="000003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Specialization</w:t>
      </w:r>
      <w:r w:rsidDel="00000000" w:rsidR="00000000" w:rsidRPr="00000000">
        <w:rPr>
          <w:rFonts w:ascii="Times New Roman" w:cs="Times New Roman" w:eastAsia="Times New Roman" w:hAnsi="Times New Roman"/>
          <w:rtl w:val="0"/>
        </w:rPr>
        <w:t xml:space="preserve">: Record the name of the </w:t>
      </w:r>
      <w:r w:rsidDel="00000000" w:rsidR="00000000" w:rsidRPr="00000000">
        <w:rPr>
          <w:rFonts w:ascii="Times New Roman" w:cs="Times New Roman" w:eastAsia="Times New Roman" w:hAnsi="Times New Roman"/>
          <w:rtl w:val="0"/>
        </w:rPr>
        <w:t xml:space="preserve">specialized</w:t>
      </w:r>
      <w:r w:rsidDel="00000000" w:rsidR="00000000" w:rsidRPr="00000000">
        <w:rPr>
          <w:rFonts w:ascii="Times New Roman" w:cs="Times New Roman" w:eastAsia="Times New Roman" w:hAnsi="Times New Roman"/>
          <w:rtl w:val="0"/>
        </w:rPr>
        <w:t xml:space="preserve"> sub-skill.</w:t>
      </w:r>
    </w:p>
    <w:p w:rsidR="00000000" w:rsidDel="00000000" w:rsidP="00000000" w:rsidRDefault="00000000" w:rsidRPr="00000000" w14:paraId="000003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Techniques:</w:t>
      </w:r>
      <w:r w:rsidDel="00000000" w:rsidR="00000000" w:rsidRPr="00000000">
        <w:rPr>
          <w:rFonts w:ascii="Times New Roman" w:cs="Times New Roman" w:eastAsia="Times New Roman" w:hAnsi="Times New Roman"/>
          <w:rtl w:val="0"/>
        </w:rPr>
        <w:t xml:space="preserve"> Record the techniques acquired for each specialized sub-skill</w:t>
      </w:r>
    </w:p>
    <w:p w:rsidR="00000000" w:rsidDel="00000000" w:rsidP="00000000" w:rsidRDefault="00000000" w:rsidRPr="00000000" w14:paraId="000003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w:t>
      </w:r>
      <w:r w:rsidDel="00000000" w:rsidR="00000000" w:rsidRPr="00000000">
        <w:rPr>
          <w:rFonts w:ascii="Times New Roman" w:cs="Times New Roman" w:eastAsia="Times New Roman" w:hAnsi="Times New Roman"/>
          <w:rtl w:val="0"/>
        </w:rPr>
        <w:t xml:space="preserve">: Record the Tier rating of each skill—both umbrella skills and specialized sub-skills. This number is typically 1/3 of the SR.</w:t>
      </w:r>
    </w:p>
    <w:p w:rsidR="00000000" w:rsidDel="00000000" w:rsidP="00000000" w:rsidRDefault="00000000" w:rsidRPr="00000000" w14:paraId="000003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SR</w:t>
      </w:r>
      <w:r w:rsidDel="00000000" w:rsidR="00000000" w:rsidRPr="00000000">
        <w:rPr>
          <w:rFonts w:ascii="Times New Roman" w:cs="Times New Roman" w:eastAsia="Times New Roman" w:hAnsi="Times New Roman"/>
          <w:rtl w:val="0"/>
        </w:rPr>
        <w:t xml:space="preserve">: Record the skill rank of each skill. This is also the number of dice rolled for checks involving the skill. </w:t>
      </w:r>
    </w:p>
    <w:p w:rsidR="00000000" w:rsidDel="00000000" w:rsidP="00000000" w:rsidRDefault="00000000" w:rsidRPr="00000000" w14:paraId="000003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TN</w:t>
      </w:r>
      <w:r w:rsidDel="00000000" w:rsidR="00000000" w:rsidRPr="00000000">
        <w:rPr>
          <w:rFonts w:ascii="Times New Roman" w:cs="Times New Roman" w:eastAsia="Times New Roman" w:hAnsi="Times New Roman"/>
          <w:rtl w:val="0"/>
        </w:rPr>
        <w:t xml:space="preserve">: Record the minimum die roll required </w:t>
      </w:r>
      <w:r w:rsidDel="00000000" w:rsidR="00000000" w:rsidRPr="00000000">
        <w:rPr>
          <w:rFonts w:ascii="Times New Roman" w:cs="Times New Roman" w:eastAsia="Times New Roman" w:hAnsi="Times New Roman"/>
          <w:rtl w:val="0"/>
        </w:rPr>
        <w:t xml:space="preserve">for a success</w:t>
      </w:r>
      <w:r w:rsidDel="00000000" w:rsidR="00000000" w:rsidRPr="00000000">
        <w:rPr>
          <w:rFonts w:ascii="Times New Roman" w:cs="Times New Roman" w:eastAsia="Times New Roman" w:hAnsi="Times New Roman"/>
          <w:rtl w:val="0"/>
        </w:rPr>
        <w:t xml:space="preserve"> (9 minus all TN modifiers).</w:t>
      </w:r>
    </w:p>
    <w:p w:rsidR="00000000" w:rsidDel="00000000" w:rsidP="00000000" w:rsidRDefault="00000000" w:rsidRPr="00000000" w14:paraId="0000037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Equipment</w:t>
      </w:r>
      <w:r w:rsidDel="00000000" w:rsidR="00000000" w:rsidRPr="00000000">
        <w:rPr>
          <w:rFonts w:ascii="Times New Roman" w:cs="Times New Roman" w:eastAsia="Times New Roman" w:hAnsi="Times New Roman"/>
          <w:rtl w:val="0"/>
        </w:rPr>
        <w:t xml:space="preserve">: Write down your equipment items from your Equipment package</w:t>
      </w:r>
    </w:p>
    <w:p w:rsidR="00000000" w:rsidDel="00000000" w:rsidP="00000000" w:rsidRDefault="00000000" w:rsidRPr="00000000" w14:paraId="0000037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Attire</w:t>
      </w:r>
      <w:r w:rsidDel="00000000" w:rsidR="00000000" w:rsidRPr="00000000">
        <w:rPr>
          <w:rFonts w:ascii="Times New Roman" w:cs="Times New Roman" w:eastAsia="Times New Roman" w:hAnsi="Times New Roman"/>
          <w:rtl w:val="0"/>
        </w:rPr>
        <w:t xml:space="preserve">: Jot down your character’s normal attire, whether that be a toga, business suit, or full plate armor</w:t>
      </w:r>
    </w:p>
    <w:p w:rsidR="00000000" w:rsidDel="00000000" w:rsidP="00000000" w:rsidRDefault="00000000" w:rsidRPr="00000000" w14:paraId="0000037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Special Items</w:t>
      </w:r>
      <w:r w:rsidDel="00000000" w:rsidR="00000000" w:rsidRPr="00000000">
        <w:rPr>
          <w:rFonts w:ascii="Times New Roman" w:cs="Times New Roman" w:eastAsia="Times New Roman" w:hAnsi="Times New Roman"/>
          <w:rtl w:val="0"/>
        </w:rPr>
        <w:t xml:space="preserve">: Record any special or unusual items your character may have. This could include a valued keepsake, a lucky rabbit’s foot, or something truly magical or extraordinary.</w:t>
      </w:r>
    </w:p>
    <w:p w:rsidR="00000000" w:rsidDel="00000000" w:rsidP="00000000" w:rsidRDefault="00000000" w:rsidRPr="00000000" w14:paraId="0000037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Background</w:t>
      </w:r>
      <w:r w:rsidDel="00000000" w:rsidR="00000000" w:rsidRPr="00000000">
        <w:rPr>
          <w:rFonts w:ascii="Times New Roman" w:cs="Times New Roman" w:eastAsia="Times New Roman" w:hAnsi="Times New Roman"/>
          <w:rtl w:val="0"/>
        </w:rPr>
        <w:t xml:space="preserve">: Jot down any pertinent information about your character’s background.</w:t>
      </w:r>
    </w:p>
    <w:p w:rsidR="00000000" w:rsidDel="00000000" w:rsidP="00000000" w:rsidRDefault="00000000" w:rsidRPr="00000000" w14:paraId="0000037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Relationships</w:t>
      </w:r>
      <w:r w:rsidDel="00000000" w:rsidR="00000000" w:rsidRPr="00000000">
        <w:rPr>
          <w:rFonts w:ascii="Times New Roman" w:cs="Times New Roman" w:eastAsia="Times New Roman" w:hAnsi="Times New Roman"/>
          <w:rtl w:val="0"/>
        </w:rPr>
        <w:t xml:space="preserve">: Jot down any important relationships in your character’s life.</w:t>
      </w:r>
    </w:p>
    <w:p w:rsidR="00000000" w:rsidDel="00000000" w:rsidP="00000000" w:rsidRDefault="00000000" w:rsidRPr="00000000" w14:paraId="0000037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pStyle w:val="Heading2"/>
        <w:widowControl w:val="0"/>
        <w:spacing w:after="0" w:before="0" w:line="240" w:lineRule="auto"/>
        <w:rPr>
          <w:rFonts w:ascii="Times New Roman" w:cs="Times New Roman" w:eastAsia="Times New Roman" w:hAnsi="Times New Roman"/>
        </w:rPr>
      </w:pPr>
      <w:bookmarkStart w:colFirst="0" w:colLast="0" w:name="_dscsn627nx44" w:id="15"/>
      <w:bookmarkEnd w:id="15"/>
      <w:r w:rsidDel="00000000" w:rsidR="00000000" w:rsidRPr="00000000">
        <w:rPr>
          <w:rFonts w:ascii="Times New Roman" w:cs="Times New Roman" w:eastAsia="Times New Roman" w:hAnsi="Times New Roman"/>
          <w:b w:val="1"/>
          <w:sz w:val="24"/>
          <w:szCs w:val="24"/>
          <w:rtl w:val="0"/>
        </w:rPr>
        <w:t xml:space="preserve">12: Establish Relationships with Other Characters and check back in with the Adjudicator</w:t>
      </w:r>
      <w:r w:rsidDel="00000000" w:rsidR="00000000" w:rsidRPr="00000000">
        <w:rPr>
          <w:rtl w:val="0"/>
        </w:rPr>
      </w:r>
    </w:p>
    <w:p w:rsidR="00000000" w:rsidDel="00000000" w:rsidP="00000000" w:rsidRDefault="00000000" w:rsidRPr="00000000" w14:paraId="0000037C">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pageBreakBefore w:val="0"/>
        <w:widowControl w:val="0"/>
        <w:spacing w:line="240" w:lineRule="auto"/>
        <w:rPr>
          <w:rFonts w:ascii="Times New Roman" w:cs="Times New Roman" w:eastAsia="Times New Roman" w:hAnsi="Times New Roman"/>
        </w:rPr>
      </w:pPr>
      <w:r w:rsidDel="00000000" w:rsidR="00000000" w:rsidRPr="00000000">
        <w:rPr>
          <w:rtl w:val="0"/>
        </w:rPr>
      </w:r>
    </w:p>
    <w:sectPr>
      <w:type w:val="continuous"/>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ian Gibbons" w:id="0" w:date="2021-12-16T13:58:41Z">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convert this document into Chapter 1: Character Generation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7E">
    <w:pPr>
      <w:pageBreakBefore w:val="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