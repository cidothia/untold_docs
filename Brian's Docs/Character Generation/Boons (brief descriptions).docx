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Boons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Boons in italics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 purchased after character generation</w:t>
      </w:r>
    </w:p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20.0" w:type="dxa"/>
        <w:jc w:val="left"/>
        <w:tblInd w:w="4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275"/>
        <w:gridCol w:w="2205"/>
        <w:gridCol w:w="1170"/>
        <w:tblGridChange w:id="0">
          <w:tblGrid>
            <w:gridCol w:w="2370"/>
            <w:gridCol w:w="1275"/>
            <w:gridCol w:w="2205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Boon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AP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Boon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AP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Adaptable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Inquisitive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Affluent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10/MCL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Intelligent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Agile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Alert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Level Headed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Ambidextrous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Linguist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Animal Empath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Lithe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Apt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Lucky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7/1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Aptitude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Mighty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Artisan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Privileged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10/SCL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Attractive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8/lvl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Benefactor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Prowess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Connections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Quick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Courageous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7/+1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Dead Eye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Resilient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del w:author="Cid Bastian" w:id="0" w:date="2021-12-27T15:05:23Z">
              <w:r w:rsidDel="00000000" w:rsidR="00000000" w:rsidRPr="00000000">
                <w:rPr>
                  <w:rFonts w:ascii="Times New Roman" w:cs="Times New Roman" w:eastAsia="Times New Roman" w:hAnsi="Times New Roman"/>
                  <w:rtl w:val="0"/>
                </w:rPr>
                <w:delText xml:space="preserve">8/</w:delText>
              </w:r>
            </w:del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ins w:author="Cid Bastian" w:id="1" w:date="2021-12-27T15:05:27Z">
              <w:r w:rsidDel="00000000" w:rsidR="00000000" w:rsidRPr="00000000">
                <w:rPr>
                  <w:rFonts w:ascii="Times New Roman" w:cs="Times New Roman" w:eastAsia="Times New Roman" w:hAnsi="Times New Roman"/>
                  <w:rtl w:val="0"/>
                </w:rPr>
                <w:t xml:space="preserve">:8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Decisive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ins w:author="Cid Bastian" w:id="2" w:date="2021-12-27T15:04:25Z">
              <w:r w:rsidDel="00000000" w:rsidR="00000000" w:rsidRPr="00000000">
                <w:rPr>
                  <w:rFonts w:ascii="Times New Roman" w:cs="Times New Roman" w:eastAsia="Times New Roman" w:hAnsi="Times New Roman"/>
                  <w:rtl w:val="0"/>
                </w:rPr>
                <w:t xml:space="preserve">+1:7</w:t>
              </w:r>
            </w:ins>
            <w:del w:author="Cid Bastian" w:id="2" w:date="2021-12-27T15:04:25Z">
              <w:r w:rsidDel="00000000" w:rsidR="00000000" w:rsidRPr="00000000">
                <w:rPr>
                  <w:rFonts w:ascii="Times New Roman" w:cs="Times New Roman" w:eastAsia="Times New Roman" w:hAnsi="Times New Roman"/>
                  <w:rtl w:val="0"/>
                </w:rPr>
                <w:delText xml:space="preserve">7/+1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Resourceful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Determined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Spatial Awareness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Devoted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8/1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Hardy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Versatile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Heightened Resistance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Virtuoso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Indefatigable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Brief Descriptions</w:t>
      </w:r>
    </w:p>
    <w:p w:rsidR="00000000" w:rsidDel="00000000" w:rsidP="00000000" w:rsidRDefault="00000000" w:rsidRPr="00000000" w14:paraId="0000005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Adaptable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 -1 TN modifier to 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Survival related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checks. </w:t>
      </w:r>
    </w:p>
    <w:p w:rsidR="00000000" w:rsidDel="00000000" w:rsidP="00000000" w:rsidRDefault="00000000" w:rsidRPr="00000000" w14:paraId="0000006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Affluent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character’s starting monetary level. Often connected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Privileged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a-1 TN modifier to all Coordination-related checks, and all Finesse Weapons checks.</w:t>
      </w:r>
    </w:p>
    <w:p w:rsidR="00000000" w:rsidDel="00000000" w:rsidP="00000000" w:rsidRDefault="00000000" w:rsidRPr="00000000" w14:paraId="0000006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Alert</w:t>
      </w:r>
    </w:p>
    <w:p w:rsidR="00000000" w:rsidDel="00000000" w:rsidP="00000000" w:rsidRDefault="00000000" w:rsidRPr="00000000" w14:paraId="0000006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Gives a -1 TN modifier to ALL Infiltration-related checks. </w:t>
      </w:r>
    </w:p>
    <w:p w:rsidR="00000000" w:rsidDel="00000000" w:rsidP="00000000" w:rsidRDefault="00000000" w:rsidRPr="00000000" w14:paraId="0000006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Ambidextrous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 suffers no penalty from performing tasks with off-hand (normal penalty is +2 DLs).</w:t>
      </w:r>
    </w:p>
    <w:p w:rsidR="00000000" w:rsidDel="00000000" w:rsidP="00000000" w:rsidRDefault="00000000" w:rsidRPr="00000000" w14:paraId="0000006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Animal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Empath</w:t>
      </w:r>
    </w:p>
    <w:p w:rsidR="00000000" w:rsidDel="00000000" w:rsidP="00000000" w:rsidRDefault="00000000" w:rsidRPr="00000000" w14:paraId="0000006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 -1 TN modifier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Handling related checks.</w:t>
      </w:r>
    </w:p>
    <w:p w:rsidR="00000000" w:rsidDel="00000000" w:rsidP="00000000" w:rsidRDefault="00000000" w:rsidRPr="00000000" w14:paraId="0000006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Apt</w:t>
      </w:r>
    </w:p>
    <w:p w:rsidR="00000000" w:rsidDel="00000000" w:rsidP="00000000" w:rsidRDefault="00000000" w:rsidRPr="00000000" w14:paraId="0000007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cost of each technique by 1 AP.</w:t>
      </w:r>
    </w:p>
    <w:p w:rsidR="00000000" w:rsidDel="00000000" w:rsidP="00000000" w:rsidRDefault="00000000" w:rsidRPr="00000000" w14:paraId="0000007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Aptitude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1 free success in one specific sub-skill/specialization.</w:t>
      </w:r>
    </w:p>
    <w:p w:rsidR="00000000" w:rsidDel="00000000" w:rsidP="00000000" w:rsidRDefault="00000000" w:rsidRPr="00000000" w14:paraId="0000007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Artisan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 -1 TN modifier to ALL Craft-related checks.</w:t>
      </w:r>
    </w:p>
    <w:p w:rsidR="00000000" w:rsidDel="00000000" w:rsidP="00000000" w:rsidRDefault="00000000" w:rsidRPr="00000000" w14:paraId="0000007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Attractive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 -1 TN modifier for ALL Influence-related checks.</w:t>
      </w:r>
    </w:p>
    <w:p w:rsidR="00000000" w:rsidDel="00000000" w:rsidP="00000000" w:rsidRDefault="00000000" w:rsidRPr="00000000" w14:paraId="0000007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Benefactor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character a relationship with a person who has means, and/or influence, and who is willing to assist the character when called upon. </w:t>
      </w:r>
    </w:p>
    <w:p w:rsidR="00000000" w:rsidDel="00000000" w:rsidP="00000000" w:rsidRDefault="00000000" w:rsidRPr="00000000" w14:paraId="0000007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Connections</w:t>
      </w:r>
    </w:p>
    <w:p w:rsidR="00000000" w:rsidDel="00000000" w:rsidP="00000000" w:rsidRDefault="00000000" w:rsidRPr="00000000" w14:paraId="0000008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 has contacts and connections among a specific group, faction, industry, or locale. Cost of the Connections depends on how extensive, resourceful, and influential the group is. </w:t>
      </w:r>
    </w:p>
    <w:p w:rsidR="00000000" w:rsidDel="00000000" w:rsidP="00000000" w:rsidRDefault="00000000" w:rsidRPr="00000000" w14:paraId="0000008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Courageous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defensive TR for fear-based mental combat.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Dead Eye</w:t>
      </w:r>
    </w:p>
    <w:p w:rsidR="00000000" w:rsidDel="00000000" w:rsidP="00000000" w:rsidRDefault="00000000" w:rsidRPr="00000000" w14:paraId="0000008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 -1 TN modifier to ALL ranged weapons skills (Firearms, Missile Weapons, and Thrown Weapons).</w:t>
      </w:r>
    </w:p>
    <w:p w:rsidR="00000000" w:rsidDel="00000000" w:rsidP="00000000" w:rsidRDefault="00000000" w:rsidRPr="00000000" w14:paraId="0000008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Decisive</w:t>
      </w:r>
      <w:ins w:author="Cid Bastian" w:id="3" w:date="2021-12-27T14:55:51Z">
        <w:r w:rsidDel="00000000" w:rsidR="00000000" w:rsidRPr="00000000">
          <w:rPr>
            <w:rFonts w:ascii="Times New Roman" w:cs="Times New Roman" w:eastAsia="Times New Roman" w:hAnsi="Times New Roman"/>
            <w:b w:val="1"/>
            <w:sz w:val="24"/>
            <w:szCs w:val="24"/>
            <w:rtl w:val="0"/>
          </w:rPr>
          <w:t xml:space="preserve"> (+1:7)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 bonus to initiative.</w:t>
      </w:r>
      <w:ins w:author="Cid Bastian" w:id="4" w:date="2021-12-27T14:56:02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Costs 7 points for each +1 to Initiative.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Determined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Tenacity Points (Superficial and Critical).</w:t>
      </w:r>
    </w:p>
    <w:p w:rsidR="00000000" w:rsidDel="00000000" w:rsidP="00000000" w:rsidRDefault="00000000" w:rsidRPr="00000000" w14:paraId="0000008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Devoted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Devotion Points</w:t>
      </w:r>
    </w:p>
    <w:p w:rsidR="00000000" w:rsidDel="00000000" w:rsidP="00000000" w:rsidRDefault="00000000" w:rsidRPr="00000000" w14:paraId="0000009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Hardy</w:t>
      </w:r>
    </w:p>
    <w:p w:rsidR="00000000" w:rsidDel="00000000" w:rsidP="00000000" w:rsidRDefault="00000000" w:rsidRPr="00000000" w14:paraId="0000009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Vitality Points (Superficial and Critical).</w:t>
      </w:r>
    </w:p>
    <w:p w:rsidR="00000000" w:rsidDel="00000000" w:rsidP="00000000" w:rsidRDefault="00000000" w:rsidRPr="00000000" w14:paraId="0000009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Heightened Resistance </w:t>
      </w:r>
    </w:p>
    <w:p w:rsidR="00000000" w:rsidDel="00000000" w:rsidP="00000000" w:rsidRDefault="00000000" w:rsidRPr="00000000" w14:paraId="0000009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Defensive TR against specific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physical attack.</w:t>
      </w:r>
    </w:p>
    <w:p w:rsidR="00000000" w:rsidDel="00000000" w:rsidP="00000000" w:rsidRDefault="00000000" w:rsidRPr="00000000" w14:paraId="0000009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Indefatigable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Endurance Points (Superficial and Critical). </w:t>
      </w:r>
    </w:p>
    <w:p w:rsidR="00000000" w:rsidDel="00000000" w:rsidP="00000000" w:rsidRDefault="00000000" w:rsidRPr="00000000" w14:paraId="0000009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Inquisitive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 -1 TN modifier to ALL Knowledge-related checks.</w:t>
      </w:r>
    </w:p>
    <w:p w:rsidR="00000000" w:rsidDel="00000000" w:rsidP="00000000" w:rsidRDefault="00000000" w:rsidRPr="00000000" w14:paraId="0000009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Intelligent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 -1 TN modifier to ALL Cognition-related checks.</w:t>
      </w:r>
    </w:p>
    <w:p w:rsidR="00000000" w:rsidDel="00000000" w:rsidP="00000000" w:rsidRDefault="00000000" w:rsidRPr="00000000" w14:paraId="0000009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Item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 has an extraordinary item with special abilities. Exact parameters of the item will vary.</w:t>
        <w:tab/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Level Headed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defensive TR for stress and sparring mental combat.</w:t>
      </w:r>
    </w:p>
    <w:p w:rsidR="00000000" w:rsidDel="00000000" w:rsidP="00000000" w:rsidRDefault="00000000" w:rsidRPr="00000000" w14:paraId="000000A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Linguist</w:t>
      </w:r>
    </w:p>
    <w:p w:rsidR="00000000" w:rsidDel="00000000" w:rsidP="00000000" w:rsidRDefault="00000000" w:rsidRPr="00000000" w14:paraId="000000A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 -1 TN modifier 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 Language-related checks.</w:t>
      </w:r>
    </w:p>
    <w:p w:rsidR="00000000" w:rsidDel="00000000" w:rsidP="00000000" w:rsidRDefault="00000000" w:rsidRPr="00000000" w14:paraId="000000A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Lithe</w:t>
      </w:r>
    </w:p>
    <w:p w:rsidR="00000000" w:rsidDel="00000000" w:rsidP="00000000" w:rsidRDefault="00000000" w:rsidRPr="00000000" w14:paraId="000000A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defensive TR for physical melee combat.</w:t>
      </w:r>
    </w:p>
    <w:p w:rsidR="00000000" w:rsidDel="00000000" w:rsidP="00000000" w:rsidRDefault="00000000" w:rsidRPr="00000000" w14:paraId="000000A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Lucky</w:t>
      </w:r>
    </w:p>
    <w:p w:rsidR="00000000" w:rsidDel="00000000" w:rsidP="00000000" w:rsidRDefault="00000000" w:rsidRPr="00000000" w14:paraId="000000AD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free success which can be used once per gaming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Mighty</w:t>
      </w:r>
    </w:p>
    <w:p w:rsidR="00000000" w:rsidDel="00000000" w:rsidP="00000000" w:rsidRDefault="00000000" w:rsidRPr="00000000" w14:paraId="000000B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 -1 TN modifier 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 Athletics checks as well as all Brutal Weapons skill checks. Mighty may also add a +1 bonus to damage in unarmed and melee combat. </w:t>
      </w:r>
    </w:p>
    <w:p w:rsidR="00000000" w:rsidDel="00000000" w:rsidP="00000000" w:rsidRDefault="00000000" w:rsidRPr="00000000" w14:paraId="000000B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 +1 bonus for ALL Performance-related checks.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Privileged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character’s starting social status level. Often connected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Affluent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Property</w:t>
      </w:r>
    </w:p>
    <w:p w:rsidR="00000000" w:rsidDel="00000000" w:rsidP="00000000" w:rsidRDefault="00000000" w:rsidRPr="00000000" w14:paraId="000000B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characters to obtain items beyond their starting monetary level. </w:t>
      </w:r>
    </w:p>
    <w:p w:rsidR="00000000" w:rsidDel="00000000" w:rsidP="00000000" w:rsidRDefault="00000000" w:rsidRPr="00000000" w14:paraId="000000B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Prowess</w:t>
      </w:r>
    </w:p>
    <w:p w:rsidR="00000000" w:rsidDel="00000000" w:rsidP="00000000" w:rsidRDefault="00000000" w:rsidRPr="00000000" w14:paraId="000000B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 -1 TN modifier in one specific sub-skill/specialization.</w:t>
      </w:r>
    </w:p>
    <w:p w:rsidR="00000000" w:rsidDel="00000000" w:rsidP="00000000" w:rsidRDefault="00000000" w:rsidRPr="00000000" w14:paraId="000000B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Quick Study</w:t>
      </w:r>
    </w:p>
    <w:p w:rsidR="00000000" w:rsidDel="00000000" w:rsidP="00000000" w:rsidRDefault="00000000" w:rsidRPr="00000000" w14:paraId="000000B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cost of each SR by 1 point (SR 1 still costs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 bonus to initiative.</w:t>
      </w:r>
    </w:p>
    <w:p w:rsidR="00000000" w:rsidDel="00000000" w:rsidP="00000000" w:rsidRDefault="00000000" w:rsidRPr="00000000" w14:paraId="000000C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Resilient </w:t>
      </w:r>
      <w:ins w:author="Cid Bastian" w:id="5" w:date="2021-12-27T15:04:54Z">
        <w:r w:rsidDel="00000000" w:rsidR="00000000" w:rsidRPr="00000000">
          <w:rPr>
            <w:rFonts w:ascii="Times New Roman" w:cs="Times New Roman" w:eastAsia="Times New Roman" w:hAnsi="Times New Roman"/>
            <w:b w:val="1"/>
            <w:sz w:val="24"/>
            <w:szCs w:val="24"/>
            <w:rtl w:val="0"/>
          </w:rPr>
          <w:t xml:space="preserve">(1:8)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Resilience Points (Superficial and Critical).</w:t>
      </w:r>
    </w:p>
    <w:p w:rsidR="00000000" w:rsidDel="00000000" w:rsidP="00000000" w:rsidRDefault="00000000" w:rsidRPr="00000000" w14:paraId="000000C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Resourceful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TR </w:t>
      </w:r>
      <w:ins w:author="Cid Bastian" w:id="6" w:date="2021-12-27T15:08:35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for any Apple to Orange</w:t>
        </w:r>
      </w:ins>
      <w:del w:author="Cid Bastian" w:id="6" w:date="2021-12-27T15:08:35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delText xml:space="preserve">whenever using any unequal</w:delText>
        </w:r>
      </w:del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skill to defend against an attack.</w:t>
      </w:r>
    </w:p>
    <w:p w:rsidR="00000000" w:rsidDel="00000000" w:rsidP="00000000" w:rsidRDefault="00000000" w:rsidRPr="00000000" w14:paraId="000000C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Spatial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a -1 TN modifier to ALL Piloting-related checks as well as a -1 TN modifier to all Unarmed Combat related checks.</w:t>
      </w:r>
    </w:p>
    <w:p w:rsidR="00000000" w:rsidDel="00000000" w:rsidP="00000000" w:rsidRDefault="00000000" w:rsidRPr="00000000" w14:paraId="000000C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Sanity Points (Superficial and Critical).</w:t>
      </w:r>
    </w:p>
    <w:p w:rsidR="00000000" w:rsidDel="00000000" w:rsidP="00000000" w:rsidRDefault="00000000" w:rsidRPr="00000000" w14:paraId="000000C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Versatile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Grants 1 additional die for ALL die rolls of SR 3 or lower (even skills without any training).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Cid Bastian" w:id="0" w:date="2021-12-27T15:08:15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we might want to use the actual phrase "Apple to Orange Defense"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would be very easy to understand and explain.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