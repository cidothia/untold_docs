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Hindrances</w:t>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7485.0" w:type="dxa"/>
        <w:jc w:val="left"/>
        <w:tblInd w:w="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320"/>
        <w:gridCol w:w="2550"/>
        <w:gridCol w:w="1290"/>
        <w:tblGridChange w:id="0">
          <w:tblGrid>
            <w:gridCol w:w="2325"/>
            <w:gridCol w:w="1320"/>
            <w:gridCol w:w="255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Oblivious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or 6/DL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 Incompetence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Anxious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Clumsy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Contemptible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Poor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Prejudiced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Deep Sleeper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Delusional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 Winded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Despised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DistinguishingTrait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Sluggish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Distracted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Speech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Traumatic Flashbacks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 10/DL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Illiterate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Unfortunate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or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Learning 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Monoglot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ins w:author="Cid Bastian" w:id="0" w:date="2021-12-26T15:10:56Z">
              <w:r w:rsidDel="00000000" w:rsidR="00000000" w:rsidRPr="00000000">
                <w:rPr>
                  <w:rFonts w:ascii="Times New Roman" w:cs="Times New Roman" w:eastAsia="Times New Roman" w:hAnsi="Times New Roman"/>
                  <w:rtl w:val="0"/>
                </w:rPr>
                <w:t xml:space="preserve">3..30</w:t>
              </w:r>
            </w:ins>
            <w:del w:author="Cid Bastian" w:id="0" w:date="2021-12-26T15:10:56Z">
              <w:r w:rsidDel="00000000" w:rsidR="00000000" w:rsidRPr="00000000">
                <w:rPr>
                  <w:rFonts w:ascii="Times New Roman" w:cs="Times New Roman" w:eastAsia="Times New Roman" w:hAnsi="Times New Roman"/>
                  <w:rtl w:val="0"/>
                </w:rPr>
                <w:delText xml:space="preserve">varies</w:delText>
              </w:r>
            </w:del>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Obligation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Brief </w:t>
      </w:r>
      <w:r w:rsidDel="00000000" w:rsidR="00000000" w:rsidRPr="00000000">
        <w:rPr>
          <w:rFonts w:ascii="Times New Roman" w:cs="Times New Roman" w:eastAsia="Times New Roman" w:hAnsi="Times New Roman"/>
          <w:b w:val="1"/>
          <w:sz w:val="28"/>
          <w:szCs w:val="28"/>
          <w:rtl w:val="0"/>
        </w:rPr>
        <w:t xml:space="preserve">Descriptions</w:t>
      </w:r>
    </w:p>
    <w:p w:rsidR="00000000" w:rsidDel="00000000" w:rsidP="00000000" w:rsidRDefault="00000000" w:rsidRPr="00000000" w14:paraId="00000060">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Addiction (varies)</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addicted to a particular substance. Point value is determined by how easy or difficult it is to acquire the substance, how often a dose of the substance is required, and how severe the withdrawal effects are if the substance is not obtained in time.</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Allergy (varies)</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allergic to a specific stimulus. Point value is determined by how common the stimulus is, how severe the allergic reaction is, and how long the symptoms persist after the stimulus has been removed.</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b w:val="1"/>
          <w:sz w:val="24"/>
          <w:szCs w:val="24"/>
        </w:rPr>
      </w:pPr>
      <w:commentRangeStart w:id="0"/>
      <w:r w:rsidDel="00000000" w:rsidR="00000000" w:rsidRPr="00000000">
        <w:rPr>
          <w:rFonts w:ascii="Times New Roman" w:cs="Times New Roman" w:eastAsia="Times New Roman" w:hAnsi="Times New Roman"/>
          <w:b w:val="1"/>
          <w:sz w:val="24"/>
          <w:szCs w:val="24"/>
          <w:rtl w:val="0"/>
        </w:rPr>
        <w:t xml:space="preserve">Animal Incompetence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Handling-related skill checks.</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Anxious</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DTR penalty for stress related mental combat attacks</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Clumsy </w:t>
      </w: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w:t>
      </w:r>
      <w:r w:rsidDel="00000000" w:rsidR="00000000" w:rsidRPr="00000000">
        <w:rPr>
          <w:rFonts w:ascii="Times New Roman" w:cs="Times New Roman" w:eastAsia="Times New Roman" w:hAnsi="Times New Roman"/>
          <w:sz w:val="24"/>
          <w:szCs w:val="24"/>
          <w:rtl w:val="0"/>
        </w:rPr>
        <w:t xml:space="preserve">a +1 TN modifier to ALL Coordination-related skill checks as well as all Finesse Weapons Checks.</w:t>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Contemptible </w:t>
      </w: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Influence-related skill checks</w:t>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Craven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DTR penalty for fear related mental combat attacks</w:t>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Sleeper</w:t>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DL for </w:t>
      </w:r>
      <w:r w:rsidDel="00000000" w:rsidR="00000000" w:rsidRPr="00000000">
        <w:rPr>
          <w:rFonts w:ascii="Times New Roman" w:cs="Times New Roman" w:eastAsia="Times New Roman" w:hAnsi="Times New Roman"/>
          <w:sz w:val="24"/>
          <w:szCs w:val="24"/>
          <w:rtl w:val="0"/>
        </w:rPr>
        <w:t xml:space="preserve">character</w:t>
      </w:r>
      <w:r w:rsidDel="00000000" w:rsidR="00000000" w:rsidRPr="00000000">
        <w:rPr>
          <w:rFonts w:ascii="Times New Roman" w:cs="Times New Roman" w:eastAsia="Times New Roman" w:hAnsi="Times New Roman"/>
          <w:sz w:val="24"/>
          <w:szCs w:val="24"/>
          <w:rtl w:val="0"/>
        </w:rPr>
        <w:t xml:space="preserve"> to wake up in situations that would normally rouse a person from slumber.</w:t>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Delusional</w:t>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believes</w:t>
      </w:r>
      <w:r w:rsidDel="00000000" w:rsidR="00000000" w:rsidRPr="00000000">
        <w:rPr>
          <w:rFonts w:ascii="Times New Roman" w:cs="Times New Roman" w:eastAsia="Times New Roman" w:hAnsi="Times New Roman"/>
          <w:sz w:val="24"/>
          <w:szCs w:val="24"/>
          <w:rtl w:val="0"/>
        </w:rPr>
        <w:t xml:space="preserve"> something about himself or the world that is obviously (at least to everyone else) untrue. The pont value of the Delusion depends on how frequently the erroneous belief might be faced and how difficult it is to perceive the fallacy of the belief. </w:t>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Despised</w:t>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hated or discriminated against by a particular subset of the population. Point value depends on the size of the prejudiced group and the degree of hatred or disenfranchisement. </w:t>
      </w:r>
    </w:p>
    <w:p w:rsidR="00000000" w:rsidDel="00000000" w:rsidP="00000000" w:rsidRDefault="00000000" w:rsidRPr="00000000" w14:paraId="0000007E">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Destitute</w:t>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Decreases character’s starting monetary and social status</w:t>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Distinguishing Trait</w:t>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has one or more unmistakable marks, scars, tattoos, or other features</w:t>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Distracted</w:t>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Imposes a +1 TN modifier to ALL Piloting-related skill checks.</w:t>
      </w: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rPr>
          <w:del w:author="Cid Bastian" w:id="1" w:date="2021-12-27T13:40:31Z"/>
          <w:rFonts w:ascii="Times New Roman" w:cs="Times New Roman" w:eastAsia="Times New Roman" w:hAnsi="Times New Roman"/>
          <w:b w:val="1"/>
          <w:sz w:val="24"/>
          <w:szCs w:val="24"/>
        </w:rPr>
      </w:pPr>
      <w:del w:author="Cid Bastian" w:id="1" w:date="2021-12-27T13:40:31Z">
        <w:r w:rsidDel="00000000" w:rsidR="00000000" w:rsidRPr="00000000">
          <w:rPr>
            <w:rFonts w:ascii="Times New Roman" w:cs="Times New Roman" w:eastAsia="Times New Roman" w:hAnsi="Times New Roman"/>
            <w:b w:val="1"/>
            <w:sz w:val="24"/>
            <w:szCs w:val="24"/>
            <w:rtl w:val="0"/>
          </w:rPr>
          <w:delText xml:space="preserve">Foe</w:delText>
        </w:r>
      </w:del>
    </w:p>
    <w:p w:rsidR="00000000" w:rsidDel="00000000" w:rsidP="00000000" w:rsidRDefault="00000000" w:rsidRPr="00000000" w14:paraId="00000089">
      <w:pPr>
        <w:pageBreakBefore w:val="0"/>
        <w:rPr>
          <w:rFonts w:ascii="Times New Roman" w:cs="Times New Roman" w:eastAsia="Times New Roman" w:hAnsi="Times New Roman"/>
          <w:sz w:val="24"/>
          <w:szCs w:val="24"/>
        </w:rPr>
      </w:pPr>
      <w:del w:author="Cid Bastian" w:id="1" w:date="2021-12-27T13:40:31Z">
        <w:r w:rsidDel="00000000" w:rsidR="00000000" w:rsidRPr="00000000">
          <w:rPr>
            <w:rFonts w:ascii="Times New Roman" w:cs="Times New Roman" w:eastAsia="Times New Roman" w:hAnsi="Times New Roman"/>
            <w:sz w:val="24"/>
            <w:szCs w:val="24"/>
            <w:rtl w:val="0"/>
          </w:rPr>
          <w:delText xml:space="preserve">Character has an enemy who wants to ruin or kill the character. </w:delText>
        </w:r>
      </w:del>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Frail</w:t>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Resilience Points</w:t>
      </w:r>
    </w:p>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Illiterate</w:t>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or inability to read and write one’s native language </w:t>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Inept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DL modifier to all checks for one specific umbrella skill or sub-skill.</w:t>
      </w:r>
    </w:p>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Disability</w:t>
      </w:r>
    </w:p>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Knowledge-related skill checks.</w:t>
      </w:r>
    </w:p>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Monoglot</w:t>
      </w: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Language-related skill checks</w:t>
      </w:r>
    </w:p>
    <w:p w:rsidR="00000000" w:rsidDel="00000000" w:rsidP="00000000" w:rsidRDefault="00000000" w:rsidRPr="00000000" w14:paraId="0000009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Moral Code</w:t>
      </w:r>
    </w:p>
    <w:p w:rsidR="00000000" w:rsidDel="00000000" w:rsidP="00000000" w:rsidRDefault="00000000" w:rsidRPr="00000000" w14:paraId="000000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adverse to performing (or failing to perform) certain actions. Point value is determined by how often the specific moral conduct might arise, and how difficult it is to choose to act contrary to the code. </w:t>
      </w:r>
    </w:p>
    <w:p w:rsidR="00000000" w:rsidDel="00000000" w:rsidP="00000000" w:rsidRDefault="00000000" w:rsidRPr="00000000" w14:paraId="0000009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Obligation</w:t>
      </w:r>
    </w:p>
    <w:p w:rsidR="00000000" w:rsidDel="00000000" w:rsidP="00000000" w:rsidRDefault="00000000" w:rsidRPr="00000000" w14:paraId="000000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has a commitment to care for someone or something. This could be a spouse, child, parent, pet or possibly even a place. The point value of the Obligation is determined by how frequently time or care is required, and how intense the dedication to the person or thing is. </w:t>
      </w:r>
    </w:p>
    <w:p w:rsidR="00000000" w:rsidDel="00000000" w:rsidP="00000000" w:rsidRDefault="00000000" w:rsidRPr="00000000" w14:paraId="0000009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Oblivious</w:t>
      </w: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Infiltration-related skill checks. </w:t>
      </w:r>
    </w:p>
    <w:p w:rsidR="00000000" w:rsidDel="00000000" w:rsidP="00000000" w:rsidRDefault="00000000" w:rsidRPr="00000000" w14:paraId="000000A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Obsession</w:t>
      </w:r>
    </w:p>
    <w:p w:rsidR="00000000" w:rsidDel="00000000" w:rsidP="00000000" w:rsidRDefault="00000000" w:rsidRPr="00000000" w14:paraId="000000A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completely obsessed with some idea, action, person, etc. The point value of the Obsession depends on how frequently it might be encountered and how difficult it is to resist. </w:t>
      </w:r>
    </w:p>
    <w:p w:rsidR="00000000" w:rsidDel="00000000" w:rsidP="00000000" w:rsidRDefault="00000000" w:rsidRPr="00000000" w14:paraId="000000A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Anxiety</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Performance-related skill checks.</w:t>
      </w:r>
    </w:p>
    <w:p w:rsidR="00000000" w:rsidDel="00000000" w:rsidP="00000000" w:rsidRDefault="00000000" w:rsidRPr="00000000" w14:paraId="000000A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Phobia</w:t>
      </w:r>
    </w:p>
    <w:p w:rsidR="00000000" w:rsidDel="00000000" w:rsidP="00000000" w:rsidRDefault="00000000" w:rsidRPr="00000000" w14:paraId="000000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afraid of a particular situation or stimulus. The point value of the Phobia depends on how frequently it might be experienced and how severe the fear-based mental attack. DTR has no effect.</w:t>
      </w:r>
    </w:p>
    <w:p w:rsidR="00000000" w:rsidDel="00000000" w:rsidP="00000000" w:rsidRDefault="00000000" w:rsidRPr="00000000" w14:paraId="000000A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Physical Impairment</w:t>
      </w:r>
    </w:p>
    <w:p w:rsidR="00000000" w:rsidDel="00000000" w:rsidP="00000000" w:rsidRDefault="00000000" w:rsidRPr="00000000" w14:paraId="000000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missing one or more limbs or appendages. The point value of the impairment depends on how much the loss impacts the character’s actions. </w:t>
      </w:r>
    </w:p>
    <w:p w:rsidR="00000000" w:rsidDel="00000000" w:rsidP="00000000" w:rsidRDefault="00000000" w:rsidRPr="00000000" w14:paraId="000000A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Prejudiced</w:t>
      </w:r>
    </w:p>
    <w:p w:rsidR="00000000" w:rsidDel="00000000" w:rsidP="00000000" w:rsidRDefault="00000000" w:rsidRPr="00000000" w14:paraId="000000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has an innate disdain for a particular group or subset of the population. </w:t>
      </w:r>
    </w:p>
    <w:p w:rsidR="00000000" w:rsidDel="00000000" w:rsidP="00000000" w:rsidRDefault="00000000" w:rsidRPr="00000000" w14:paraId="000000B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Settled </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Survival-related skill checks.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Short-Winded</w:t>
      </w:r>
    </w:p>
    <w:p w:rsidR="00000000" w:rsidDel="00000000" w:rsidP="00000000" w:rsidRDefault="00000000" w:rsidRPr="00000000" w14:paraId="000000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Endurance Points</w:t>
      </w:r>
    </w:p>
    <w:p w:rsidR="00000000" w:rsidDel="00000000" w:rsidP="00000000" w:rsidRDefault="00000000" w:rsidRPr="00000000" w14:paraId="000000B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Sickly</w:t>
      </w:r>
    </w:p>
    <w:p w:rsidR="00000000" w:rsidDel="00000000" w:rsidP="00000000" w:rsidRDefault="00000000" w:rsidRPr="00000000" w14:paraId="000000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Vitality Points</w:t>
      </w:r>
    </w:p>
    <w:p w:rsidR="00000000" w:rsidDel="00000000" w:rsidP="00000000" w:rsidRDefault="00000000" w:rsidRPr="00000000" w14:paraId="000000B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Simple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Cognition-related skill checks.</w:t>
      </w:r>
    </w:p>
    <w:p w:rsidR="00000000" w:rsidDel="00000000" w:rsidP="00000000" w:rsidRDefault="00000000" w:rsidRPr="00000000" w14:paraId="000000B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Sluggish</w:t>
      </w:r>
    </w:p>
    <w:p w:rsidR="00000000" w:rsidDel="00000000" w:rsidP="00000000" w:rsidRDefault="00000000" w:rsidRPr="00000000" w14:paraId="000000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negative modifier to Initiative</w:t>
      </w:r>
    </w:p>
    <w:p w:rsidR="00000000" w:rsidDel="00000000" w:rsidP="00000000" w:rsidRDefault="00000000" w:rsidRPr="00000000" w14:paraId="000000C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Speech Impairment</w:t>
      </w:r>
    </w:p>
    <w:p w:rsidR="00000000" w:rsidDel="00000000" w:rsidP="00000000" w:rsidRDefault="00000000" w:rsidRPr="00000000" w14:paraId="000000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has difficulty communicating via speech. This could be something minor, such as a stutter or lisp, or something major, like being completely mute. </w:t>
      </w:r>
    </w:p>
    <w:p w:rsidR="00000000" w:rsidDel="00000000" w:rsidP="00000000" w:rsidRDefault="00000000" w:rsidRPr="00000000" w14:paraId="000000C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Tenacity Points</w:t>
      </w:r>
    </w:p>
    <w:p w:rsidR="00000000" w:rsidDel="00000000" w:rsidP="00000000" w:rsidRDefault="00000000" w:rsidRPr="00000000" w14:paraId="000000C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Traumatic Flashbacks</w:t>
      </w:r>
    </w:p>
    <w:p w:rsidR="00000000" w:rsidDel="00000000" w:rsidP="00000000" w:rsidRDefault="00000000" w:rsidRPr="00000000" w14:paraId="000000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has experienced something harrowing and traumatizing in his or her past. Whenever a situation reminiscent of the traumatic event is encountered, the character may relive it. This often results in becoming unresponsive to other outside stimuli. </w:t>
      </w:r>
    </w:p>
    <w:p w:rsidR="00000000" w:rsidDel="00000000" w:rsidP="00000000" w:rsidRDefault="00000000" w:rsidRPr="00000000" w14:paraId="000000C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Unfortunate Character Traits</w:t>
      </w:r>
    </w:p>
    <w:p w:rsidR="00000000" w:rsidDel="00000000" w:rsidP="00000000" w:rsidRDefault="00000000" w:rsidRPr="00000000" w14:paraId="000000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one or more unfortunate character traits. These traits, while not as detrimental as more full blown hindrances, can still help define a character’s personality. Unfortunate character traits include: </w:t>
      </w:r>
    </w:p>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Anti-social</w:t>
      </w:r>
    </w:p>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Apathetic</w:t>
      </w:r>
    </w:p>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Arrogant</w:t>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Bad breath</w:t>
      </w:r>
    </w:p>
    <w:p w:rsidR="00000000" w:rsidDel="00000000" w:rsidP="00000000" w:rsidRDefault="00000000" w:rsidRPr="00000000" w14:paraId="000000D1">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Body odor</w:t>
      </w:r>
    </w:p>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Boisterous</w:t>
      </w:r>
    </w:p>
    <w:p w:rsidR="00000000" w:rsidDel="00000000" w:rsidP="00000000" w:rsidRDefault="00000000" w:rsidRPr="00000000" w14:paraId="000000D3">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Compulsive</w:t>
      </w:r>
    </w:p>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Disorganized</w:t>
      </w:r>
    </w:p>
    <w:p w:rsidR="00000000" w:rsidDel="00000000" w:rsidP="00000000" w:rsidRDefault="00000000" w:rsidRPr="00000000" w14:paraId="000000D5">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Domineering</w:t>
      </w:r>
    </w:p>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Easily Distracted</w:t>
      </w:r>
    </w:p>
    <w:p w:rsidR="00000000" w:rsidDel="00000000" w:rsidP="00000000" w:rsidRDefault="00000000" w:rsidRPr="00000000" w14:paraId="000000D7">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Fidgety</w:t>
      </w:r>
    </w:p>
    <w:p w:rsidR="00000000" w:rsidDel="00000000" w:rsidP="00000000" w:rsidRDefault="00000000" w:rsidRPr="00000000" w14:paraId="000000D8">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Forgetful</w:t>
      </w:r>
    </w:p>
    <w:p w:rsidR="00000000" w:rsidDel="00000000" w:rsidP="00000000" w:rsidRDefault="00000000" w:rsidRPr="00000000" w14:paraId="000000D9">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Gullible</w:t>
      </w:r>
    </w:p>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Impatient</w:t>
      </w:r>
    </w:p>
    <w:p w:rsidR="00000000" w:rsidDel="00000000" w:rsidP="00000000" w:rsidRDefault="00000000" w:rsidRPr="00000000" w14:paraId="000000DB">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Impulsive</w:t>
      </w:r>
    </w:p>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Intolerant</w:t>
      </w:r>
    </w:p>
    <w:p w:rsidR="00000000" w:rsidDel="00000000" w:rsidP="00000000" w:rsidRDefault="00000000" w:rsidRPr="00000000" w14:paraId="000000DD">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Jaded</w:t>
      </w:r>
    </w:p>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Loud or Unusual </w:t>
      </w:r>
      <w:r w:rsidDel="00000000" w:rsidR="00000000" w:rsidRPr="00000000">
        <w:rPr>
          <w:rFonts w:ascii="Times New Roman" w:cs="Times New Roman" w:eastAsia="Times New Roman" w:hAnsi="Times New Roman"/>
          <w:i w:val="1"/>
          <w:sz w:val="24"/>
          <w:szCs w:val="24"/>
          <w:rtl w:val="0"/>
        </w:rPr>
        <w:t xml:space="preserve">Laugh</w:t>
      </w:r>
      <w:r w:rsidDel="00000000" w:rsidR="00000000" w:rsidRPr="00000000">
        <w:rPr>
          <w:rFonts w:ascii="Times New Roman" w:cs="Times New Roman" w:eastAsia="Times New Roman" w:hAnsi="Times New Roman"/>
          <w:i w:val="1"/>
          <w:sz w:val="24"/>
          <w:szCs w:val="24"/>
          <w:rtl w:val="0"/>
        </w:rPr>
        <w:t xml:space="preserve"> Pathological Liar</w:t>
      </w:r>
    </w:p>
    <w:p w:rsidR="00000000" w:rsidDel="00000000" w:rsidP="00000000" w:rsidRDefault="00000000" w:rsidRPr="00000000" w14:paraId="000000DF">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Profane</w:t>
      </w:r>
    </w:p>
    <w:p w:rsidR="00000000" w:rsidDel="00000000" w:rsidP="00000000" w:rsidRDefault="00000000" w:rsidRPr="00000000" w14:paraId="000000E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Manipulative Overconfident</w:t>
      </w:r>
    </w:p>
    <w:p w:rsidR="00000000" w:rsidDel="00000000" w:rsidP="00000000" w:rsidRDefault="00000000" w:rsidRPr="00000000" w14:paraId="000000E1">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Perfectionist</w:t>
      </w:r>
    </w:p>
    <w:p w:rsidR="00000000" w:rsidDel="00000000" w:rsidP="00000000" w:rsidRDefault="00000000" w:rsidRPr="00000000" w14:paraId="000000E2">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Perpetual Scowl Rebellious</w:t>
      </w:r>
    </w:p>
    <w:p w:rsidR="00000000" w:rsidDel="00000000" w:rsidP="00000000" w:rsidRDefault="00000000" w:rsidRPr="00000000" w14:paraId="000000E3">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Repetitive Tick/Gesture Short Fuse</w:t>
      </w:r>
    </w:p>
    <w:p w:rsidR="00000000" w:rsidDel="00000000" w:rsidP="00000000" w:rsidRDefault="00000000" w:rsidRPr="00000000" w14:paraId="000000E4">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Signature Mark Superstitious</w:t>
      </w:r>
    </w:p>
    <w:p w:rsidR="00000000" w:rsidDel="00000000" w:rsidP="00000000" w:rsidRDefault="00000000" w:rsidRPr="00000000" w14:paraId="000000E5">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Suspicious</w:t>
      </w:r>
    </w:p>
    <w:p w:rsidR="00000000" w:rsidDel="00000000" w:rsidP="00000000" w:rsidRDefault="00000000" w:rsidRPr="00000000" w14:paraId="000000E6">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Talkative</w:t>
      </w:r>
    </w:p>
    <w:p w:rsidR="00000000" w:rsidDel="00000000" w:rsidP="00000000" w:rsidRDefault="00000000" w:rsidRPr="00000000" w14:paraId="000000E7">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Timid/Shy</w:t>
      </w:r>
    </w:p>
    <w:p w:rsidR="00000000" w:rsidDel="00000000" w:rsidP="00000000" w:rsidRDefault="00000000" w:rsidRPr="00000000" w14:paraId="000000E8">
      <w:pPr>
        <w:pageBreakBefore w:val="0"/>
        <w:widowControl w:val="0"/>
        <w:spacing w:line="240" w:lineRule="auto"/>
        <w:rPr>
          <w:rFonts w:ascii="Times New Roman" w:cs="Times New Roman" w:eastAsia="Times New Roman" w:hAnsi="Times New Roman"/>
          <w:i w:val="1"/>
          <w:sz w:val="24"/>
          <w:szCs w:val="24"/>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i w:val="1"/>
          <w:sz w:val="24"/>
          <w:szCs w:val="24"/>
          <w:rtl w:val="0"/>
        </w:rPr>
        <w:t xml:space="preserve">Uncouth</w:t>
      </w:r>
    </w:p>
    <w:p w:rsidR="00000000" w:rsidDel="00000000" w:rsidP="00000000" w:rsidRDefault="00000000" w:rsidRPr="00000000" w14:paraId="000000E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Unstable</w:t>
      </w:r>
    </w:p>
    <w:p w:rsidR="00000000" w:rsidDel="00000000" w:rsidP="00000000" w:rsidRDefault="00000000" w:rsidRPr="00000000" w14:paraId="000000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Sanity Points</w:t>
      </w:r>
    </w:p>
    <w:p w:rsidR="00000000" w:rsidDel="00000000" w:rsidP="00000000" w:rsidRDefault="00000000" w:rsidRPr="00000000" w14:paraId="000000E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Vulnerability</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is more susceptible to a particular form of physical attack. Point value of the Vulnerability depends on how frequently it might be encountered and how severe the physical attack DL is. DTR has no effect.</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Wanted</w:t>
      </w:r>
      <w:ins w:author="Cid Bastian" w:id="2" w:date="2021-12-27T15:01:25Z">
        <w:r w:rsidDel="00000000" w:rsidR="00000000" w:rsidRPr="00000000">
          <w:rPr>
            <w:rFonts w:ascii="Times New Roman" w:cs="Times New Roman" w:eastAsia="Times New Roman" w:hAnsi="Times New Roman"/>
            <w:b w:val="1"/>
            <w:sz w:val="24"/>
            <w:szCs w:val="24"/>
            <w:rtl w:val="0"/>
          </w:rPr>
          <w:t xml:space="preserve"> (1..45)</w:t>
        </w:r>
      </w:ins>
      <w:r w:rsidDel="00000000" w:rsidR="00000000" w:rsidRPr="00000000">
        <w:rPr>
          <w:rtl w:val="0"/>
        </w:rPr>
      </w:r>
    </w:p>
    <w:p w:rsidR="00000000" w:rsidDel="00000000" w:rsidP="00000000" w:rsidRDefault="00000000" w:rsidRPr="00000000" w14:paraId="000000F1">
      <w:pPr>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b w:val="1"/>
            <w:sz w:val="24"/>
            <w:szCs w:val="24"/>
            <w:rtl w:val="0"/>
          </w:rPr>
          <w:t xml:space="preserve">Character has an </w:t>
        </w:r>
        <w:r w:rsidDel="00000000" w:rsidR="00000000" w:rsidRPr="00000000">
          <w:rPr>
            <w:rFonts w:ascii="Times New Roman" w:cs="Times New Roman" w:eastAsia="Times New Roman" w:hAnsi="Times New Roman"/>
            <w:b w:val="1"/>
            <w:sz w:val="24"/>
            <w:szCs w:val="24"/>
            <w:rtl w:val="0"/>
          </w:rPr>
          <w:t xml:space="preserve">organization</w:t>
        </w:r>
        <w:r w:rsidDel="00000000" w:rsidR="00000000" w:rsidRPr="00000000">
          <w:rPr>
            <w:rFonts w:ascii="Times New Roman" w:cs="Times New Roman" w:eastAsia="Times New Roman" w:hAnsi="Times New Roman"/>
            <w:b w:val="1"/>
            <w:sz w:val="24"/>
            <w:szCs w:val="24"/>
            <w:rtl w:val="0"/>
          </w:rPr>
          <w:t xml:space="preserve">, or foe that is very dedicated to finding and apprehending them.  This could be a vendetta, or a bounty on their head, a substantial debt, or a warrant for their arrest.</w:t>
          <w:br w:type="textWrapping"/>
          <w:br w:type="textWrapping"/>
          <w:t xml:space="preserve">The cost of this Hindrance is the aggregate of the below features of the Hindrance.  Foe Strength details the strength of the NPCs that the organization will throw at the character whenever they appear.  Frequency is how often this hindrance is triggered in the game, from not at all, to every session.  You may be asking why allow Never, and the reason is that the character doesn’t know that, but it will alter their behavior.  </w:t>
        </w:r>
      </w:ins>
      <w:del w:author="Cid Bastian" w:id="3" w:date="2021-12-26T15:12:44Z">
        <w:r w:rsidDel="00000000" w:rsidR="00000000" w:rsidRPr="00000000">
          <w:rPr>
            <w:rFonts w:ascii="Times New Roman" w:cs="Times New Roman" w:eastAsia="Times New Roman" w:hAnsi="Times New Roman"/>
            <w:sz w:val="24"/>
            <w:szCs w:val="24"/>
            <w:rtl w:val="0"/>
          </w:rPr>
          <w:delText xml:space="preserve">Character is a fugitive (innocent or not) sought after by law enforcement. </w:delText>
        </w:r>
      </w:del>
      <w:ins w:author="Cid Bastian" w:id="4" w:date="2021-12-26T15:11:45Z">
        <w:del w:author="Cid Bastian" w:id="3" w:date="2021-12-26T15:12:44Z">
          <w:r w:rsidDel="00000000" w:rsidR="00000000" w:rsidRPr="00000000">
            <w:rPr>
              <w:rFonts w:ascii="Times New Roman" w:cs="Times New Roman" w:eastAsia="Times New Roman" w:hAnsi="Times New Roman"/>
              <w:sz w:val="24"/>
              <w:szCs w:val="24"/>
              <w:rtl w:val="0"/>
            </w:rPr>
            <w:delText xml:space="preserve">To assign a value to this Hindrance, consider the resources of the agency after the character, and how often they will show up in the game.</w:delText>
          </w:r>
        </w:del>
      </w:ins>
      <w:del w:author="Cid Bastian" w:id="3" w:date="2021-12-26T15:12:44Z">
        <w:r w:rsidDel="00000000" w:rsidR="00000000" w:rsidRPr="00000000">
          <w:rPr>
            <w:rFonts w:ascii="Times New Roman" w:cs="Times New Roman" w:eastAsia="Times New Roman" w:hAnsi="Times New Roman"/>
            <w:sz w:val="24"/>
            <w:szCs w:val="24"/>
            <w:rtl w:val="0"/>
          </w:rPr>
          <w:delText xml:space="preserve">Value is determined by the size of the geographic area in which the character is Wanted. </w:delText>
        </w:r>
      </w:del>
      <w:ins w:author="Cid Bastian" w:id="3" w:date="2021-12-26T15:12:44Z">
        <w:r w:rsidDel="00000000" w:rsidR="00000000" w:rsidRPr="00000000">
          <w:rPr>
            <w:rtl w:val="0"/>
          </w:rPr>
        </w:r>
      </w:ins>
    </w:p>
    <w:p w:rsidR="00000000" w:rsidDel="00000000" w:rsidP="00000000" w:rsidRDefault="00000000" w:rsidRPr="00000000" w14:paraId="000000F2">
      <w:pPr>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tl w:val="0"/>
          </w:rPr>
        </w:r>
      </w:ins>
    </w:p>
    <w:tbl>
      <w:tblPr>
        <w:tblStyle w:val="Table2"/>
        <w:tblW w:w="889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90"/>
        <w:gridCol w:w="1410"/>
        <w:gridCol w:w="570"/>
        <w:gridCol w:w="1425"/>
        <w:gridCol w:w="615"/>
        <w:gridCol w:w="1590"/>
        <w:gridCol w:w="585"/>
        <w:tblGridChange w:id="0">
          <w:tblGrid>
            <w:gridCol w:w="2010"/>
            <w:gridCol w:w="690"/>
            <w:gridCol w:w="1410"/>
            <w:gridCol w:w="570"/>
            <w:gridCol w:w="1425"/>
            <w:gridCol w:w="615"/>
            <w:gridCol w:w="1590"/>
            <w:gridCol w:w="585"/>
          </w:tblGrid>
        </w:tblGridChange>
      </w:tblGrid>
      <w:tr>
        <w:trPr>
          <w:cantSplit w:val="0"/>
          <w:trHeight w:val="52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Strength</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Cost</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Frequency</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Cost</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Laws</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Cost</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Condition</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Cost</w:t>
              </w:r>
              <w:r w:rsidDel="00000000" w:rsidR="00000000" w:rsidRPr="00000000">
                <w:rPr>
                  <w:rtl w:val="0"/>
                </w:rPr>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Minion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Never</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All</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Unharmed</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0</w:t>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Common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2</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Once</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Most</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Roughed-Up</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w:t>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Uncommon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3</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Several</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3</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Some</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3</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Hurt</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3</w:t>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Formidable</w:t>
              </w:r>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6</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 in 3</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6</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Few</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6</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Injured</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6</w:t>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Master</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9</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 in 2</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9</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None</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9</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Barely Alive</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9</w:t>
              </w:r>
            </w:ins>
          </w:p>
        </w:tc>
      </w:tr>
      <w:tr>
        <w:trPr>
          <w:cantSplit w:val="0"/>
          <w:trHeight w:val="315" w:hRule="atLeast"/>
          <w:tblHeader w:val="0"/>
          <w:ins w:author="Cid Bastian" w:id="3" w:date="2021-12-26T15:1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Legendary</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12</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Session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12</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tl w:val="0"/>
                </w:rPr>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Dead</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ins w:author="Cid Bastian" w:id="3" w:date="2021-12-26T15:12:44Z"/>
                <w:rFonts w:ascii="Times New Roman" w:cs="Times New Roman" w:eastAsia="Times New Roman" w:hAnsi="Times New Roman"/>
                <w:sz w:val="24"/>
                <w:szCs w:val="24"/>
              </w:rPr>
            </w:pPr>
            <w:ins w:author="Cid Bastian" w:id="3" w:date="2021-12-26T15:12:44Z">
              <w:r w:rsidDel="00000000" w:rsidR="00000000" w:rsidRPr="00000000">
                <w:rPr>
                  <w:rFonts w:ascii="Times New Roman" w:cs="Times New Roman" w:eastAsia="Times New Roman" w:hAnsi="Times New Roman"/>
                  <w:sz w:val="24"/>
                  <w:szCs w:val="24"/>
                  <w:rtl w:val="0"/>
                </w:rPr>
                <w:t xml:space="preserve">12</w:t>
              </w:r>
            </w:ins>
          </w:p>
        </w:tc>
      </w:tr>
    </w:tbl>
    <w:p w:rsidR="00000000" w:rsidDel="00000000" w:rsidP="00000000" w:rsidRDefault="00000000" w:rsidRPr="00000000" w14:paraId="0000012B">
      <w:pPr>
        <w:rPr>
          <w:del w:author="Cid Bastian" w:id="3" w:date="2021-12-26T15:12:44Z"/>
          <w:rFonts w:ascii="Times New Roman" w:cs="Times New Roman" w:eastAsia="Times New Roman" w:hAnsi="Times New Roman"/>
          <w:sz w:val="24"/>
          <w:szCs w:val="24"/>
        </w:rPr>
      </w:pPr>
      <w:del w:author="Cid Bastian" w:id="3" w:date="2021-12-26T15:12:44Z">
        <w:r w:rsidDel="00000000" w:rsidR="00000000" w:rsidRPr="00000000">
          <w:rPr>
            <w:rtl w:val="0"/>
          </w:rPr>
        </w:r>
      </w:del>
    </w:p>
    <w:p w:rsidR="00000000" w:rsidDel="00000000" w:rsidP="00000000" w:rsidRDefault="00000000" w:rsidRPr="00000000" w14:paraId="0000012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Weak</w:t>
      </w:r>
    </w:p>
    <w:p w:rsidR="00000000" w:rsidDel="00000000" w:rsidP="00000000" w:rsidRDefault="00000000" w:rsidRPr="00000000" w14:paraId="000001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Imposes a +1 TN modifier to all Athletics checks, as well as all Brutal Weapons checks.</w:t>
      </w:r>
    </w:p>
    <w:p w:rsidR="00000000" w:rsidDel="00000000" w:rsidP="00000000" w:rsidRDefault="00000000" w:rsidRPr="00000000" w14:paraId="0000012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10-21T02:46:2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don't like this name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